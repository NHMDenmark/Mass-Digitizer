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31C562" w14:textId="29D93E3F" w:rsidR="00013E6D" w:rsidRPr="00C208D4" w:rsidRDefault="00013E6D" w:rsidP="00C208D4">
      <w:pPr>
        <w:rPr>
          <w:b/>
          <w:bCs/>
          <w:sz w:val="32"/>
          <w:szCs w:val="32"/>
        </w:rPr>
      </w:pPr>
      <w:bookmarkStart w:id="0" w:name="_Hlk157070734"/>
      <w:bookmarkStart w:id="1" w:name="_Ref125979300"/>
      <w:bookmarkEnd w:id="0"/>
      <w:r w:rsidRPr="00C208D4">
        <w:rPr>
          <w:b/>
          <w:bCs/>
          <w:sz w:val="32"/>
          <w:szCs w:val="32"/>
        </w:rPr>
        <w:t>MASS DIGITIZATION APP GUIDE</w:t>
      </w:r>
      <w:bookmarkEnd w:id="1"/>
    </w:p>
    <w:p w14:paraId="726E2FDE" w14:textId="77777777" w:rsidR="00013E6D" w:rsidRDefault="00013E6D" w:rsidP="00013E6D"/>
    <w:p w14:paraId="082F4DBD" w14:textId="77777777" w:rsidR="00013E6D" w:rsidRDefault="00013E6D" w:rsidP="00013E6D">
      <w:r>
        <w:t>Corresponding to Mass Digitization App version: v.1.1.18</w:t>
      </w:r>
    </w:p>
    <w:p w14:paraId="19C60954" w14:textId="54FC6398" w:rsidR="00013E6D" w:rsidRDefault="00013E6D" w:rsidP="00013E6D">
      <w:pPr>
        <w:rPr>
          <w:lang w:val="en-GB"/>
        </w:rPr>
      </w:pPr>
      <w:r>
        <w:t xml:space="preserve">Version </w:t>
      </w:r>
      <w:r w:rsidR="009F2DCD">
        <w:t>3</w:t>
      </w:r>
      <w:r>
        <w:t xml:space="preserve">: </w:t>
      </w:r>
      <w:r w:rsidR="00C208D4">
        <w:t>23</w:t>
      </w:r>
      <w:r w:rsidR="00C208D4" w:rsidRPr="00013E6D">
        <w:rPr>
          <w:vertAlign w:val="superscript"/>
        </w:rPr>
        <w:t>rd</w:t>
      </w:r>
      <w:r>
        <w:t xml:space="preserve"> of January 2024 </w:t>
      </w:r>
    </w:p>
    <w:p w14:paraId="5D60A1CC" w14:textId="77777777" w:rsidR="00013E6D" w:rsidRPr="00F8586D" w:rsidRDefault="00013E6D" w:rsidP="00013E6D">
      <w:pPr>
        <w:rPr>
          <w:lang w:val="en-GB"/>
        </w:rPr>
      </w:pPr>
      <w:r>
        <w:rPr>
          <w:lang w:val="en-GB"/>
        </w:rPr>
        <w:t>System: MS Windows 10 Enterprise v. 10.0.19045</w:t>
      </w:r>
    </w:p>
    <w:p w14:paraId="5F2BF77C" w14:textId="77777777" w:rsidR="00013E6D" w:rsidRDefault="00013E6D" w:rsidP="00013E6D">
      <w:pPr>
        <w:rPr>
          <w:lang w:val="en-GB"/>
        </w:rPr>
      </w:pPr>
      <w:r w:rsidRPr="00B776A8">
        <w:rPr>
          <w:lang w:val="en-GB"/>
        </w:rPr>
        <w:t>Written by: C</w:t>
      </w:r>
      <w:r>
        <w:rPr>
          <w:lang w:val="en-GB"/>
        </w:rPr>
        <w:t>helsea</w:t>
      </w:r>
      <w:r w:rsidRPr="00B776A8">
        <w:rPr>
          <w:lang w:val="en-GB"/>
        </w:rPr>
        <w:t xml:space="preserve"> Graham</w:t>
      </w:r>
      <w:r>
        <w:rPr>
          <w:lang w:val="en-GB"/>
        </w:rPr>
        <w:t>, Jan K. Legind and Pip Brewer</w:t>
      </w:r>
    </w:p>
    <w:p w14:paraId="34C22ADC" w14:textId="584936DE" w:rsidR="00013E6D" w:rsidRPr="00B776A8" w:rsidRDefault="00013E6D" w:rsidP="00013E6D">
      <w:pPr>
        <w:rPr>
          <w:lang w:val="en-GB"/>
        </w:rPr>
      </w:pPr>
      <w:r>
        <w:rPr>
          <w:lang w:val="en-GB"/>
        </w:rPr>
        <w:t xml:space="preserve">Location: </w:t>
      </w:r>
      <w:r w:rsidRPr="005952C3">
        <w:rPr>
          <w:lang w:val="en-GB"/>
        </w:rPr>
        <w:t>N:\SCI-SNM-DigitalCollections\DaSSCo\Workflows and workstations\GUIDES\</w:t>
      </w:r>
      <w:r w:rsidR="009F2DCD">
        <w:rPr>
          <w:lang w:val="en-GB"/>
        </w:rPr>
        <w:t xml:space="preserve">2 </w:t>
      </w:r>
      <w:r w:rsidRPr="005952C3">
        <w:rPr>
          <w:lang w:val="en-GB"/>
        </w:rPr>
        <w:t>Masters</w:t>
      </w:r>
    </w:p>
    <w:p w14:paraId="17F31975" w14:textId="77777777" w:rsidR="00013E6D" w:rsidRDefault="00013E6D" w:rsidP="00013E6D">
      <w:pPr>
        <w:rPr>
          <w:b/>
          <w:bCs/>
          <w:lang w:val="en-GB"/>
        </w:rPr>
      </w:pPr>
    </w:p>
    <w:p w14:paraId="642467AE" w14:textId="77777777" w:rsidR="00013E6D" w:rsidRDefault="00013E6D" w:rsidP="00013E6D">
      <w:pPr>
        <w:rPr>
          <w:lang w:val="en-GB"/>
        </w:rPr>
      </w:pPr>
    </w:p>
    <w:sdt>
      <w:sdtPr>
        <w:rPr>
          <w:rFonts w:asciiTheme="minorHAnsi" w:eastAsiaTheme="minorHAnsi" w:hAnsiTheme="minorHAnsi" w:cstheme="minorBidi"/>
          <w:color w:val="auto"/>
          <w:sz w:val="24"/>
          <w:szCs w:val="24"/>
        </w:rPr>
        <w:id w:val="-1567953092"/>
        <w:docPartObj>
          <w:docPartGallery w:val="Table of Contents"/>
          <w:docPartUnique/>
        </w:docPartObj>
      </w:sdtPr>
      <w:sdtEndPr>
        <w:rPr>
          <w:b/>
          <w:bCs/>
          <w:noProof/>
        </w:rPr>
      </w:sdtEndPr>
      <w:sdtContent>
        <w:p w14:paraId="63AA77AB" w14:textId="77777777" w:rsidR="00013E6D" w:rsidRDefault="00013E6D" w:rsidP="00013E6D">
          <w:pPr>
            <w:pStyle w:val="TOCHeading"/>
          </w:pPr>
          <w:r>
            <w:t>Contents</w:t>
          </w:r>
        </w:p>
        <w:p w14:paraId="218F76EC" w14:textId="637BE6EE" w:rsidR="00761366" w:rsidRDefault="00013E6D">
          <w:pPr>
            <w:pStyle w:val="TOC2"/>
            <w:tabs>
              <w:tab w:val="right" w:leader="dot" w:pos="9628"/>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72621848" w:history="1">
            <w:r w:rsidR="00761366" w:rsidRPr="005A150E">
              <w:rPr>
                <w:rStyle w:val="Hyperlink"/>
                <w:noProof/>
              </w:rPr>
              <w:t>Initial Installa</w:t>
            </w:r>
            <w:r w:rsidR="00761366" w:rsidRPr="005A150E">
              <w:rPr>
                <w:rStyle w:val="Hyperlink"/>
                <w:noProof/>
              </w:rPr>
              <w:t>t</w:t>
            </w:r>
            <w:r w:rsidR="00761366" w:rsidRPr="005A150E">
              <w:rPr>
                <w:rStyle w:val="Hyperlink"/>
                <w:noProof/>
              </w:rPr>
              <w:t>ion</w:t>
            </w:r>
            <w:r w:rsidR="00761366">
              <w:rPr>
                <w:noProof/>
                <w:webHidden/>
              </w:rPr>
              <w:tab/>
            </w:r>
            <w:r w:rsidR="00761366">
              <w:rPr>
                <w:noProof/>
                <w:webHidden/>
              </w:rPr>
              <w:fldChar w:fldCharType="begin"/>
            </w:r>
            <w:r w:rsidR="00761366">
              <w:rPr>
                <w:noProof/>
                <w:webHidden/>
              </w:rPr>
              <w:instrText xml:space="preserve"> PAGEREF _Toc172621848 \h </w:instrText>
            </w:r>
            <w:r w:rsidR="00761366">
              <w:rPr>
                <w:noProof/>
                <w:webHidden/>
              </w:rPr>
            </w:r>
            <w:r w:rsidR="00761366">
              <w:rPr>
                <w:noProof/>
                <w:webHidden/>
              </w:rPr>
              <w:fldChar w:fldCharType="separate"/>
            </w:r>
            <w:r w:rsidR="00761366">
              <w:rPr>
                <w:noProof/>
                <w:webHidden/>
              </w:rPr>
              <w:t>2</w:t>
            </w:r>
            <w:r w:rsidR="00761366">
              <w:rPr>
                <w:noProof/>
                <w:webHidden/>
              </w:rPr>
              <w:fldChar w:fldCharType="end"/>
            </w:r>
          </w:hyperlink>
        </w:p>
        <w:p w14:paraId="17D20B3C" w14:textId="01BE6AAC" w:rsidR="00761366" w:rsidRDefault="00761366">
          <w:pPr>
            <w:pStyle w:val="TOC2"/>
            <w:tabs>
              <w:tab w:val="right" w:leader="dot" w:pos="9628"/>
            </w:tabs>
            <w:rPr>
              <w:rFonts w:eastAsiaTheme="minorEastAsia"/>
              <w:noProof/>
              <w:kern w:val="2"/>
              <w:lang w:val="en-GB" w:eastAsia="en-GB"/>
              <w14:ligatures w14:val="standardContextual"/>
            </w:rPr>
          </w:pPr>
          <w:hyperlink w:anchor="_Toc172621849" w:history="1">
            <w:r w:rsidRPr="005A150E">
              <w:rPr>
                <w:rStyle w:val="Hyperlink"/>
                <w:noProof/>
              </w:rPr>
              <w:t>Before You Start</w:t>
            </w:r>
            <w:r>
              <w:rPr>
                <w:noProof/>
                <w:webHidden/>
              </w:rPr>
              <w:tab/>
            </w:r>
            <w:r>
              <w:rPr>
                <w:noProof/>
                <w:webHidden/>
              </w:rPr>
              <w:fldChar w:fldCharType="begin"/>
            </w:r>
            <w:r>
              <w:rPr>
                <w:noProof/>
                <w:webHidden/>
              </w:rPr>
              <w:instrText xml:space="preserve"> PAGEREF _Toc172621849 \h </w:instrText>
            </w:r>
            <w:r>
              <w:rPr>
                <w:noProof/>
                <w:webHidden/>
              </w:rPr>
            </w:r>
            <w:r>
              <w:rPr>
                <w:noProof/>
                <w:webHidden/>
              </w:rPr>
              <w:fldChar w:fldCharType="separate"/>
            </w:r>
            <w:r>
              <w:rPr>
                <w:noProof/>
                <w:webHidden/>
              </w:rPr>
              <w:t>4</w:t>
            </w:r>
            <w:r>
              <w:rPr>
                <w:noProof/>
                <w:webHidden/>
              </w:rPr>
              <w:fldChar w:fldCharType="end"/>
            </w:r>
          </w:hyperlink>
        </w:p>
        <w:p w14:paraId="7005CBEB" w14:textId="10CEA89F" w:rsidR="00761366" w:rsidRDefault="00761366">
          <w:pPr>
            <w:pStyle w:val="TOC2"/>
            <w:tabs>
              <w:tab w:val="right" w:leader="dot" w:pos="9628"/>
            </w:tabs>
            <w:rPr>
              <w:rFonts w:eastAsiaTheme="minorEastAsia"/>
              <w:noProof/>
              <w:kern w:val="2"/>
              <w:lang w:val="en-GB" w:eastAsia="en-GB"/>
              <w14:ligatures w14:val="standardContextual"/>
            </w:rPr>
          </w:pPr>
          <w:hyperlink w:anchor="_Toc172621850" w:history="1">
            <w:r w:rsidRPr="005A150E">
              <w:rPr>
                <w:rStyle w:val="Hyperlink"/>
                <w:noProof/>
              </w:rPr>
              <w:t>Download and Install the Latest Version</w:t>
            </w:r>
            <w:r>
              <w:rPr>
                <w:noProof/>
                <w:webHidden/>
              </w:rPr>
              <w:tab/>
            </w:r>
            <w:r>
              <w:rPr>
                <w:noProof/>
                <w:webHidden/>
              </w:rPr>
              <w:fldChar w:fldCharType="begin"/>
            </w:r>
            <w:r>
              <w:rPr>
                <w:noProof/>
                <w:webHidden/>
              </w:rPr>
              <w:instrText xml:space="preserve"> PAGEREF _Toc172621850 \h </w:instrText>
            </w:r>
            <w:r>
              <w:rPr>
                <w:noProof/>
                <w:webHidden/>
              </w:rPr>
            </w:r>
            <w:r>
              <w:rPr>
                <w:noProof/>
                <w:webHidden/>
              </w:rPr>
              <w:fldChar w:fldCharType="separate"/>
            </w:r>
            <w:r>
              <w:rPr>
                <w:noProof/>
                <w:webHidden/>
              </w:rPr>
              <w:t>4</w:t>
            </w:r>
            <w:r>
              <w:rPr>
                <w:noProof/>
                <w:webHidden/>
              </w:rPr>
              <w:fldChar w:fldCharType="end"/>
            </w:r>
          </w:hyperlink>
        </w:p>
        <w:p w14:paraId="296CEF62" w14:textId="725F45CF" w:rsidR="00761366" w:rsidRDefault="00761366">
          <w:pPr>
            <w:pStyle w:val="TOC3"/>
            <w:tabs>
              <w:tab w:val="right" w:leader="dot" w:pos="9628"/>
            </w:tabs>
            <w:rPr>
              <w:rFonts w:eastAsiaTheme="minorEastAsia"/>
              <w:noProof/>
              <w:kern w:val="2"/>
              <w:lang w:val="en-GB" w:eastAsia="en-GB"/>
              <w14:ligatures w14:val="standardContextual"/>
            </w:rPr>
          </w:pPr>
          <w:hyperlink w:anchor="_Toc172621851" w:history="1">
            <w:r w:rsidRPr="005A150E">
              <w:rPr>
                <w:rStyle w:val="Hyperlink"/>
                <w:noProof/>
              </w:rPr>
              <w:t>To uninstall the previous version, complete the following steps:</w:t>
            </w:r>
            <w:r>
              <w:rPr>
                <w:noProof/>
                <w:webHidden/>
              </w:rPr>
              <w:tab/>
            </w:r>
            <w:r>
              <w:rPr>
                <w:noProof/>
                <w:webHidden/>
              </w:rPr>
              <w:fldChar w:fldCharType="begin"/>
            </w:r>
            <w:r>
              <w:rPr>
                <w:noProof/>
                <w:webHidden/>
              </w:rPr>
              <w:instrText xml:space="preserve"> PAGEREF _Toc172621851 \h </w:instrText>
            </w:r>
            <w:r>
              <w:rPr>
                <w:noProof/>
                <w:webHidden/>
              </w:rPr>
            </w:r>
            <w:r>
              <w:rPr>
                <w:noProof/>
                <w:webHidden/>
              </w:rPr>
              <w:fldChar w:fldCharType="separate"/>
            </w:r>
            <w:r>
              <w:rPr>
                <w:noProof/>
                <w:webHidden/>
              </w:rPr>
              <w:t>5</w:t>
            </w:r>
            <w:r>
              <w:rPr>
                <w:noProof/>
                <w:webHidden/>
              </w:rPr>
              <w:fldChar w:fldCharType="end"/>
            </w:r>
          </w:hyperlink>
        </w:p>
        <w:p w14:paraId="53284390" w14:textId="7E4CD6CB" w:rsidR="00761366" w:rsidRDefault="00761366">
          <w:pPr>
            <w:pStyle w:val="TOC3"/>
            <w:tabs>
              <w:tab w:val="right" w:leader="dot" w:pos="9628"/>
            </w:tabs>
            <w:rPr>
              <w:rFonts w:eastAsiaTheme="minorEastAsia"/>
              <w:noProof/>
              <w:kern w:val="2"/>
              <w:lang w:val="en-GB" w:eastAsia="en-GB"/>
              <w14:ligatures w14:val="standardContextual"/>
            </w:rPr>
          </w:pPr>
          <w:hyperlink w:anchor="_Toc172621852" w:history="1">
            <w:r w:rsidRPr="005A150E">
              <w:rPr>
                <w:rStyle w:val="Hyperlink"/>
                <w:noProof/>
              </w:rPr>
              <w:t>To install the newest versi</w:t>
            </w:r>
            <w:r w:rsidRPr="005A150E">
              <w:rPr>
                <w:rStyle w:val="Hyperlink"/>
                <w:noProof/>
              </w:rPr>
              <w:t>o</w:t>
            </w:r>
            <w:r w:rsidRPr="005A150E">
              <w:rPr>
                <w:rStyle w:val="Hyperlink"/>
                <w:noProof/>
              </w:rPr>
              <w:t>n, complete the following steps:</w:t>
            </w:r>
            <w:r>
              <w:rPr>
                <w:noProof/>
                <w:webHidden/>
              </w:rPr>
              <w:tab/>
            </w:r>
            <w:r>
              <w:rPr>
                <w:noProof/>
                <w:webHidden/>
              </w:rPr>
              <w:fldChar w:fldCharType="begin"/>
            </w:r>
            <w:r>
              <w:rPr>
                <w:noProof/>
                <w:webHidden/>
              </w:rPr>
              <w:instrText xml:space="preserve"> PAGEREF _Toc172621852 \h </w:instrText>
            </w:r>
            <w:r>
              <w:rPr>
                <w:noProof/>
                <w:webHidden/>
              </w:rPr>
            </w:r>
            <w:r>
              <w:rPr>
                <w:noProof/>
                <w:webHidden/>
              </w:rPr>
              <w:fldChar w:fldCharType="separate"/>
            </w:r>
            <w:r>
              <w:rPr>
                <w:noProof/>
                <w:webHidden/>
              </w:rPr>
              <w:t>7</w:t>
            </w:r>
            <w:r>
              <w:rPr>
                <w:noProof/>
                <w:webHidden/>
              </w:rPr>
              <w:fldChar w:fldCharType="end"/>
            </w:r>
          </w:hyperlink>
        </w:p>
        <w:p w14:paraId="4AB4D7A9" w14:textId="43F95F72" w:rsidR="00761366" w:rsidRDefault="00761366">
          <w:pPr>
            <w:pStyle w:val="TOC2"/>
            <w:tabs>
              <w:tab w:val="right" w:leader="dot" w:pos="9628"/>
            </w:tabs>
            <w:rPr>
              <w:rFonts w:eastAsiaTheme="minorEastAsia"/>
              <w:noProof/>
              <w:kern w:val="2"/>
              <w:lang w:val="en-GB" w:eastAsia="en-GB"/>
              <w14:ligatures w14:val="standardContextual"/>
            </w:rPr>
          </w:pPr>
          <w:hyperlink w:anchor="_Toc172621853" w:history="1">
            <w:r w:rsidRPr="005A150E">
              <w:rPr>
                <w:rStyle w:val="Hyperlink"/>
                <w:noProof/>
              </w:rPr>
              <w:t>Opening and Logging into the App</w:t>
            </w:r>
            <w:r>
              <w:rPr>
                <w:noProof/>
                <w:webHidden/>
              </w:rPr>
              <w:tab/>
            </w:r>
            <w:r>
              <w:rPr>
                <w:noProof/>
                <w:webHidden/>
              </w:rPr>
              <w:fldChar w:fldCharType="begin"/>
            </w:r>
            <w:r>
              <w:rPr>
                <w:noProof/>
                <w:webHidden/>
              </w:rPr>
              <w:instrText xml:space="preserve"> PAGEREF _Toc172621853 \h </w:instrText>
            </w:r>
            <w:r>
              <w:rPr>
                <w:noProof/>
                <w:webHidden/>
              </w:rPr>
            </w:r>
            <w:r>
              <w:rPr>
                <w:noProof/>
                <w:webHidden/>
              </w:rPr>
              <w:fldChar w:fldCharType="separate"/>
            </w:r>
            <w:r>
              <w:rPr>
                <w:noProof/>
                <w:webHidden/>
              </w:rPr>
              <w:t>11</w:t>
            </w:r>
            <w:r>
              <w:rPr>
                <w:noProof/>
                <w:webHidden/>
              </w:rPr>
              <w:fldChar w:fldCharType="end"/>
            </w:r>
          </w:hyperlink>
        </w:p>
        <w:p w14:paraId="16C23AE6" w14:textId="5F906D6A" w:rsidR="00761366" w:rsidRDefault="00761366">
          <w:pPr>
            <w:pStyle w:val="TOC3"/>
            <w:tabs>
              <w:tab w:val="right" w:leader="dot" w:pos="9628"/>
            </w:tabs>
            <w:rPr>
              <w:rFonts w:eastAsiaTheme="minorEastAsia"/>
              <w:noProof/>
              <w:kern w:val="2"/>
              <w:lang w:val="en-GB" w:eastAsia="en-GB"/>
              <w14:ligatures w14:val="standardContextual"/>
            </w:rPr>
          </w:pPr>
          <w:hyperlink w:anchor="_Toc172621854" w:history="1">
            <w:r w:rsidRPr="005A150E">
              <w:rPr>
                <w:rStyle w:val="Hyperlink"/>
                <w:noProof/>
              </w:rPr>
              <w:t>General orientation</w:t>
            </w:r>
            <w:r>
              <w:rPr>
                <w:noProof/>
                <w:webHidden/>
              </w:rPr>
              <w:tab/>
            </w:r>
            <w:r>
              <w:rPr>
                <w:noProof/>
                <w:webHidden/>
              </w:rPr>
              <w:fldChar w:fldCharType="begin"/>
            </w:r>
            <w:r>
              <w:rPr>
                <w:noProof/>
                <w:webHidden/>
              </w:rPr>
              <w:instrText xml:space="preserve"> PAGEREF _Toc172621854 \h </w:instrText>
            </w:r>
            <w:r>
              <w:rPr>
                <w:noProof/>
                <w:webHidden/>
              </w:rPr>
            </w:r>
            <w:r>
              <w:rPr>
                <w:noProof/>
                <w:webHidden/>
              </w:rPr>
              <w:fldChar w:fldCharType="separate"/>
            </w:r>
            <w:r>
              <w:rPr>
                <w:noProof/>
                <w:webHidden/>
              </w:rPr>
              <w:t>12</w:t>
            </w:r>
            <w:r>
              <w:rPr>
                <w:noProof/>
                <w:webHidden/>
              </w:rPr>
              <w:fldChar w:fldCharType="end"/>
            </w:r>
          </w:hyperlink>
        </w:p>
        <w:p w14:paraId="345A4E7D" w14:textId="6E684835" w:rsidR="00761366" w:rsidRDefault="00761366">
          <w:pPr>
            <w:pStyle w:val="TOC2"/>
            <w:tabs>
              <w:tab w:val="right" w:leader="dot" w:pos="9628"/>
            </w:tabs>
            <w:rPr>
              <w:rFonts w:eastAsiaTheme="minorEastAsia"/>
              <w:noProof/>
              <w:kern w:val="2"/>
              <w:lang w:val="en-GB" w:eastAsia="en-GB"/>
              <w14:ligatures w14:val="standardContextual"/>
            </w:rPr>
          </w:pPr>
          <w:hyperlink w:anchor="_Toc172621855" w:history="1">
            <w:r w:rsidRPr="005A150E">
              <w:rPr>
                <w:rStyle w:val="Hyperlink"/>
                <w:noProof/>
              </w:rPr>
              <w:t>Entering Specimen Data into the App</w:t>
            </w:r>
            <w:r>
              <w:rPr>
                <w:noProof/>
                <w:webHidden/>
              </w:rPr>
              <w:tab/>
            </w:r>
            <w:r>
              <w:rPr>
                <w:noProof/>
                <w:webHidden/>
              </w:rPr>
              <w:fldChar w:fldCharType="begin"/>
            </w:r>
            <w:r>
              <w:rPr>
                <w:noProof/>
                <w:webHidden/>
              </w:rPr>
              <w:instrText xml:space="preserve"> PAGEREF _Toc172621855 \h </w:instrText>
            </w:r>
            <w:r>
              <w:rPr>
                <w:noProof/>
                <w:webHidden/>
              </w:rPr>
            </w:r>
            <w:r>
              <w:rPr>
                <w:noProof/>
                <w:webHidden/>
              </w:rPr>
              <w:fldChar w:fldCharType="separate"/>
            </w:r>
            <w:r>
              <w:rPr>
                <w:noProof/>
                <w:webHidden/>
              </w:rPr>
              <w:t>14</w:t>
            </w:r>
            <w:r>
              <w:rPr>
                <w:noProof/>
                <w:webHidden/>
              </w:rPr>
              <w:fldChar w:fldCharType="end"/>
            </w:r>
          </w:hyperlink>
        </w:p>
        <w:p w14:paraId="0781EF73" w14:textId="1A93F6D4" w:rsidR="00761366" w:rsidRDefault="00761366">
          <w:pPr>
            <w:pStyle w:val="TOC3"/>
            <w:tabs>
              <w:tab w:val="right" w:leader="dot" w:pos="9628"/>
            </w:tabs>
            <w:rPr>
              <w:rFonts w:eastAsiaTheme="minorEastAsia"/>
              <w:noProof/>
              <w:kern w:val="2"/>
              <w:lang w:val="en-GB" w:eastAsia="en-GB"/>
              <w14:ligatures w14:val="standardContextual"/>
            </w:rPr>
          </w:pPr>
          <w:hyperlink w:anchor="_Toc172621856" w:history="1">
            <w:r w:rsidRPr="005A150E">
              <w:rPr>
                <w:rStyle w:val="Hyperlink"/>
                <w:noProof/>
              </w:rPr>
              <w:t>Storage location</w:t>
            </w:r>
            <w:r>
              <w:rPr>
                <w:noProof/>
                <w:webHidden/>
              </w:rPr>
              <w:tab/>
            </w:r>
            <w:r>
              <w:rPr>
                <w:noProof/>
                <w:webHidden/>
              </w:rPr>
              <w:fldChar w:fldCharType="begin"/>
            </w:r>
            <w:r>
              <w:rPr>
                <w:noProof/>
                <w:webHidden/>
              </w:rPr>
              <w:instrText xml:space="preserve"> PAGEREF _Toc172621856 \h </w:instrText>
            </w:r>
            <w:r>
              <w:rPr>
                <w:noProof/>
                <w:webHidden/>
              </w:rPr>
            </w:r>
            <w:r>
              <w:rPr>
                <w:noProof/>
                <w:webHidden/>
              </w:rPr>
              <w:fldChar w:fldCharType="separate"/>
            </w:r>
            <w:r>
              <w:rPr>
                <w:noProof/>
                <w:webHidden/>
              </w:rPr>
              <w:t>14</w:t>
            </w:r>
            <w:r>
              <w:rPr>
                <w:noProof/>
                <w:webHidden/>
              </w:rPr>
              <w:fldChar w:fldCharType="end"/>
            </w:r>
          </w:hyperlink>
        </w:p>
        <w:p w14:paraId="1ECBC0AF" w14:textId="041AC3E2" w:rsidR="00761366" w:rsidRDefault="00761366">
          <w:pPr>
            <w:pStyle w:val="TOC3"/>
            <w:tabs>
              <w:tab w:val="right" w:leader="dot" w:pos="9628"/>
            </w:tabs>
            <w:rPr>
              <w:rFonts w:eastAsiaTheme="minorEastAsia"/>
              <w:noProof/>
              <w:kern w:val="2"/>
              <w:lang w:val="en-GB" w:eastAsia="en-GB"/>
              <w14:ligatures w14:val="standardContextual"/>
            </w:rPr>
          </w:pPr>
          <w:hyperlink w:anchor="_Toc172621857" w:history="1">
            <w:r w:rsidRPr="005A150E">
              <w:rPr>
                <w:rStyle w:val="Hyperlink"/>
                <w:noProof/>
              </w:rPr>
              <w:t>Preparation type</w:t>
            </w:r>
            <w:r>
              <w:rPr>
                <w:noProof/>
                <w:webHidden/>
              </w:rPr>
              <w:tab/>
            </w:r>
            <w:r>
              <w:rPr>
                <w:noProof/>
                <w:webHidden/>
              </w:rPr>
              <w:fldChar w:fldCharType="begin"/>
            </w:r>
            <w:r>
              <w:rPr>
                <w:noProof/>
                <w:webHidden/>
              </w:rPr>
              <w:instrText xml:space="preserve"> PAGEREF _Toc172621857 \h </w:instrText>
            </w:r>
            <w:r>
              <w:rPr>
                <w:noProof/>
                <w:webHidden/>
              </w:rPr>
            </w:r>
            <w:r>
              <w:rPr>
                <w:noProof/>
                <w:webHidden/>
              </w:rPr>
              <w:fldChar w:fldCharType="separate"/>
            </w:r>
            <w:r>
              <w:rPr>
                <w:noProof/>
                <w:webHidden/>
              </w:rPr>
              <w:t>15</w:t>
            </w:r>
            <w:r>
              <w:rPr>
                <w:noProof/>
                <w:webHidden/>
              </w:rPr>
              <w:fldChar w:fldCharType="end"/>
            </w:r>
          </w:hyperlink>
        </w:p>
        <w:p w14:paraId="09ABAC01" w14:textId="449F6055" w:rsidR="00761366" w:rsidRDefault="00761366">
          <w:pPr>
            <w:pStyle w:val="TOC3"/>
            <w:tabs>
              <w:tab w:val="right" w:leader="dot" w:pos="9628"/>
            </w:tabs>
            <w:rPr>
              <w:rFonts w:eastAsiaTheme="minorEastAsia"/>
              <w:noProof/>
              <w:kern w:val="2"/>
              <w:lang w:val="en-GB" w:eastAsia="en-GB"/>
              <w14:ligatures w14:val="standardContextual"/>
            </w:rPr>
          </w:pPr>
          <w:hyperlink w:anchor="_Toc172621858" w:history="1">
            <w:r w:rsidRPr="005A150E">
              <w:rPr>
                <w:rStyle w:val="Hyperlink"/>
                <w:noProof/>
              </w:rPr>
              <w:t>Type status</w:t>
            </w:r>
            <w:r>
              <w:rPr>
                <w:noProof/>
                <w:webHidden/>
              </w:rPr>
              <w:tab/>
            </w:r>
            <w:r>
              <w:rPr>
                <w:noProof/>
                <w:webHidden/>
              </w:rPr>
              <w:fldChar w:fldCharType="begin"/>
            </w:r>
            <w:r>
              <w:rPr>
                <w:noProof/>
                <w:webHidden/>
              </w:rPr>
              <w:instrText xml:space="preserve"> PAGEREF _Toc172621858 \h </w:instrText>
            </w:r>
            <w:r>
              <w:rPr>
                <w:noProof/>
                <w:webHidden/>
              </w:rPr>
            </w:r>
            <w:r>
              <w:rPr>
                <w:noProof/>
                <w:webHidden/>
              </w:rPr>
              <w:fldChar w:fldCharType="separate"/>
            </w:r>
            <w:r>
              <w:rPr>
                <w:noProof/>
                <w:webHidden/>
              </w:rPr>
              <w:t>15</w:t>
            </w:r>
            <w:r>
              <w:rPr>
                <w:noProof/>
                <w:webHidden/>
              </w:rPr>
              <w:fldChar w:fldCharType="end"/>
            </w:r>
          </w:hyperlink>
        </w:p>
        <w:p w14:paraId="19F25F35" w14:textId="60C016A1" w:rsidR="00761366" w:rsidRDefault="00761366">
          <w:pPr>
            <w:pStyle w:val="TOC3"/>
            <w:tabs>
              <w:tab w:val="right" w:leader="dot" w:pos="9628"/>
            </w:tabs>
            <w:rPr>
              <w:rFonts w:eastAsiaTheme="minorEastAsia"/>
              <w:noProof/>
              <w:kern w:val="2"/>
              <w:lang w:val="en-GB" w:eastAsia="en-GB"/>
              <w14:ligatures w14:val="standardContextual"/>
            </w:rPr>
          </w:pPr>
          <w:hyperlink w:anchor="_Toc172621859" w:history="1">
            <w:r w:rsidRPr="005A150E">
              <w:rPr>
                <w:rStyle w:val="Hyperlink"/>
                <w:noProof/>
              </w:rPr>
              <w:t>Notes</w:t>
            </w:r>
            <w:r>
              <w:rPr>
                <w:noProof/>
                <w:webHidden/>
              </w:rPr>
              <w:tab/>
            </w:r>
            <w:r>
              <w:rPr>
                <w:noProof/>
                <w:webHidden/>
              </w:rPr>
              <w:fldChar w:fldCharType="begin"/>
            </w:r>
            <w:r>
              <w:rPr>
                <w:noProof/>
                <w:webHidden/>
              </w:rPr>
              <w:instrText xml:space="preserve"> PAGEREF _Toc172621859 \h </w:instrText>
            </w:r>
            <w:r>
              <w:rPr>
                <w:noProof/>
                <w:webHidden/>
              </w:rPr>
            </w:r>
            <w:r>
              <w:rPr>
                <w:noProof/>
                <w:webHidden/>
              </w:rPr>
              <w:fldChar w:fldCharType="separate"/>
            </w:r>
            <w:r>
              <w:rPr>
                <w:noProof/>
                <w:webHidden/>
              </w:rPr>
              <w:t>16</w:t>
            </w:r>
            <w:r>
              <w:rPr>
                <w:noProof/>
                <w:webHidden/>
              </w:rPr>
              <w:fldChar w:fldCharType="end"/>
            </w:r>
          </w:hyperlink>
        </w:p>
        <w:p w14:paraId="023B3A9E" w14:textId="51E97818" w:rsidR="00761366" w:rsidRDefault="00761366">
          <w:pPr>
            <w:pStyle w:val="TOC3"/>
            <w:tabs>
              <w:tab w:val="right" w:leader="dot" w:pos="9628"/>
            </w:tabs>
            <w:rPr>
              <w:rFonts w:eastAsiaTheme="minorEastAsia"/>
              <w:noProof/>
              <w:kern w:val="2"/>
              <w:lang w:val="en-GB" w:eastAsia="en-GB"/>
              <w14:ligatures w14:val="standardContextual"/>
            </w:rPr>
          </w:pPr>
          <w:hyperlink w:anchor="_Toc172621860" w:history="1">
            <w:r w:rsidRPr="005A150E">
              <w:rPr>
                <w:rStyle w:val="Hyperlink"/>
                <w:noProof/>
              </w:rPr>
              <w:t>Multi specimen object</w:t>
            </w:r>
            <w:r>
              <w:rPr>
                <w:noProof/>
                <w:webHidden/>
              </w:rPr>
              <w:tab/>
            </w:r>
            <w:r>
              <w:rPr>
                <w:noProof/>
                <w:webHidden/>
              </w:rPr>
              <w:fldChar w:fldCharType="begin"/>
            </w:r>
            <w:r>
              <w:rPr>
                <w:noProof/>
                <w:webHidden/>
              </w:rPr>
              <w:instrText xml:space="preserve"> PAGEREF _Toc172621860 \h </w:instrText>
            </w:r>
            <w:r>
              <w:rPr>
                <w:noProof/>
                <w:webHidden/>
              </w:rPr>
            </w:r>
            <w:r>
              <w:rPr>
                <w:noProof/>
                <w:webHidden/>
              </w:rPr>
              <w:fldChar w:fldCharType="separate"/>
            </w:r>
            <w:r>
              <w:rPr>
                <w:noProof/>
                <w:webHidden/>
              </w:rPr>
              <w:t>17</w:t>
            </w:r>
            <w:r>
              <w:rPr>
                <w:noProof/>
                <w:webHidden/>
              </w:rPr>
              <w:fldChar w:fldCharType="end"/>
            </w:r>
          </w:hyperlink>
        </w:p>
        <w:p w14:paraId="35446204" w14:textId="4B80CF5C" w:rsidR="00761366" w:rsidRDefault="00761366">
          <w:pPr>
            <w:pStyle w:val="TOC3"/>
            <w:tabs>
              <w:tab w:val="right" w:leader="dot" w:pos="9628"/>
            </w:tabs>
            <w:rPr>
              <w:rFonts w:eastAsiaTheme="minorEastAsia"/>
              <w:noProof/>
              <w:kern w:val="2"/>
              <w:lang w:val="en-GB" w:eastAsia="en-GB"/>
              <w14:ligatures w14:val="standardContextual"/>
            </w:rPr>
          </w:pPr>
          <w:hyperlink w:anchor="_Toc172621861" w:history="1">
            <w:r w:rsidRPr="005A150E">
              <w:rPr>
                <w:rStyle w:val="Hyperlink"/>
                <w:noProof/>
              </w:rPr>
              <w:t>Taxonomic name</w:t>
            </w:r>
            <w:r>
              <w:rPr>
                <w:noProof/>
                <w:webHidden/>
              </w:rPr>
              <w:tab/>
            </w:r>
            <w:r>
              <w:rPr>
                <w:noProof/>
                <w:webHidden/>
              </w:rPr>
              <w:fldChar w:fldCharType="begin"/>
            </w:r>
            <w:r>
              <w:rPr>
                <w:noProof/>
                <w:webHidden/>
              </w:rPr>
              <w:instrText xml:space="preserve"> PAGEREF _Toc172621861 \h </w:instrText>
            </w:r>
            <w:r>
              <w:rPr>
                <w:noProof/>
                <w:webHidden/>
              </w:rPr>
            </w:r>
            <w:r>
              <w:rPr>
                <w:noProof/>
                <w:webHidden/>
              </w:rPr>
              <w:fldChar w:fldCharType="separate"/>
            </w:r>
            <w:r>
              <w:rPr>
                <w:noProof/>
                <w:webHidden/>
              </w:rPr>
              <w:t>18</w:t>
            </w:r>
            <w:r>
              <w:rPr>
                <w:noProof/>
                <w:webHidden/>
              </w:rPr>
              <w:fldChar w:fldCharType="end"/>
            </w:r>
          </w:hyperlink>
        </w:p>
        <w:p w14:paraId="1B710A26" w14:textId="4BF25372" w:rsidR="00761366" w:rsidRDefault="00761366">
          <w:pPr>
            <w:pStyle w:val="TOC3"/>
            <w:tabs>
              <w:tab w:val="right" w:leader="dot" w:pos="9628"/>
            </w:tabs>
            <w:rPr>
              <w:rFonts w:eastAsiaTheme="minorEastAsia"/>
              <w:noProof/>
              <w:kern w:val="2"/>
              <w:lang w:val="en-GB" w:eastAsia="en-GB"/>
              <w14:ligatures w14:val="standardContextual"/>
            </w:rPr>
          </w:pPr>
          <w:hyperlink w:anchor="_Toc172621862" w:history="1">
            <w:r w:rsidRPr="005A150E">
              <w:rPr>
                <w:rStyle w:val="Hyperlink"/>
                <w:noProof/>
              </w:rPr>
              <w:t>Barcode</w:t>
            </w:r>
            <w:r>
              <w:rPr>
                <w:noProof/>
                <w:webHidden/>
              </w:rPr>
              <w:tab/>
            </w:r>
            <w:r>
              <w:rPr>
                <w:noProof/>
                <w:webHidden/>
              </w:rPr>
              <w:fldChar w:fldCharType="begin"/>
            </w:r>
            <w:r>
              <w:rPr>
                <w:noProof/>
                <w:webHidden/>
              </w:rPr>
              <w:instrText xml:space="preserve"> PAGEREF _Toc172621862 \h </w:instrText>
            </w:r>
            <w:r>
              <w:rPr>
                <w:noProof/>
                <w:webHidden/>
              </w:rPr>
            </w:r>
            <w:r>
              <w:rPr>
                <w:noProof/>
                <w:webHidden/>
              </w:rPr>
              <w:fldChar w:fldCharType="separate"/>
            </w:r>
            <w:r>
              <w:rPr>
                <w:noProof/>
                <w:webHidden/>
              </w:rPr>
              <w:t>20</w:t>
            </w:r>
            <w:r>
              <w:rPr>
                <w:noProof/>
                <w:webHidden/>
              </w:rPr>
              <w:fldChar w:fldCharType="end"/>
            </w:r>
          </w:hyperlink>
        </w:p>
        <w:p w14:paraId="5A9F245A" w14:textId="617716B4" w:rsidR="00761366" w:rsidRDefault="00761366">
          <w:pPr>
            <w:pStyle w:val="TOC2"/>
            <w:tabs>
              <w:tab w:val="right" w:leader="dot" w:pos="9628"/>
            </w:tabs>
            <w:rPr>
              <w:rFonts w:eastAsiaTheme="minorEastAsia"/>
              <w:noProof/>
              <w:kern w:val="2"/>
              <w:lang w:val="en-GB" w:eastAsia="en-GB"/>
              <w14:ligatures w14:val="standardContextual"/>
            </w:rPr>
          </w:pPr>
          <w:hyperlink w:anchor="_Toc172621863" w:history="1">
            <w:r w:rsidRPr="005A150E">
              <w:rPr>
                <w:rStyle w:val="Hyperlink"/>
                <w:noProof/>
              </w:rPr>
              <w:t>Exporting and Saving Data at the End of Each Day</w:t>
            </w:r>
            <w:r>
              <w:rPr>
                <w:noProof/>
                <w:webHidden/>
              </w:rPr>
              <w:tab/>
            </w:r>
            <w:r>
              <w:rPr>
                <w:noProof/>
                <w:webHidden/>
              </w:rPr>
              <w:fldChar w:fldCharType="begin"/>
            </w:r>
            <w:r>
              <w:rPr>
                <w:noProof/>
                <w:webHidden/>
              </w:rPr>
              <w:instrText xml:space="preserve"> PAGEREF _Toc172621863 \h </w:instrText>
            </w:r>
            <w:r>
              <w:rPr>
                <w:noProof/>
                <w:webHidden/>
              </w:rPr>
            </w:r>
            <w:r>
              <w:rPr>
                <w:noProof/>
                <w:webHidden/>
              </w:rPr>
              <w:fldChar w:fldCharType="separate"/>
            </w:r>
            <w:r>
              <w:rPr>
                <w:noProof/>
                <w:webHidden/>
              </w:rPr>
              <w:t>21</w:t>
            </w:r>
            <w:r>
              <w:rPr>
                <w:noProof/>
                <w:webHidden/>
              </w:rPr>
              <w:fldChar w:fldCharType="end"/>
            </w:r>
          </w:hyperlink>
        </w:p>
        <w:p w14:paraId="264274A7" w14:textId="02E27125" w:rsidR="00761366" w:rsidRDefault="00761366">
          <w:pPr>
            <w:pStyle w:val="TOC3"/>
            <w:tabs>
              <w:tab w:val="right" w:leader="dot" w:pos="9628"/>
            </w:tabs>
            <w:rPr>
              <w:rFonts w:eastAsiaTheme="minorEastAsia"/>
              <w:noProof/>
              <w:kern w:val="2"/>
              <w:lang w:val="en-GB" w:eastAsia="en-GB"/>
              <w14:ligatures w14:val="standardContextual"/>
            </w:rPr>
          </w:pPr>
          <w:hyperlink w:anchor="_Toc172621864" w:history="1">
            <w:r w:rsidRPr="005A150E">
              <w:rPr>
                <w:rStyle w:val="Hyperlink"/>
                <w:noProof/>
              </w:rPr>
              <w:t>File name convention</w:t>
            </w:r>
            <w:r>
              <w:rPr>
                <w:noProof/>
                <w:webHidden/>
              </w:rPr>
              <w:tab/>
            </w:r>
            <w:r>
              <w:rPr>
                <w:noProof/>
                <w:webHidden/>
              </w:rPr>
              <w:fldChar w:fldCharType="begin"/>
            </w:r>
            <w:r>
              <w:rPr>
                <w:noProof/>
                <w:webHidden/>
              </w:rPr>
              <w:instrText xml:space="preserve"> PAGEREF _Toc172621864 \h </w:instrText>
            </w:r>
            <w:r>
              <w:rPr>
                <w:noProof/>
                <w:webHidden/>
              </w:rPr>
            </w:r>
            <w:r>
              <w:rPr>
                <w:noProof/>
                <w:webHidden/>
              </w:rPr>
              <w:fldChar w:fldCharType="separate"/>
            </w:r>
            <w:r>
              <w:rPr>
                <w:noProof/>
                <w:webHidden/>
              </w:rPr>
              <w:t>23</w:t>
            </w:r>
            <w:r>
              <w:rPr>
                <w:noProof/>
                <w:webHidden/>
              </w:rPr>
              <w:fldChar w:fldCharType="end"/>
            </w:r>
          </w:hyperlink>
        </w:p>
        <w:p w14:paraId="5E81E9FB" w14:textId="06B51F06" w:rsidR="00761366" w:rsidRDefault="00761366">
          <w:pPr>
            <w:pStyle w:val="TOC3"/>
            <w:tabs>
              <w:tab w:val="right" w:leader="dot" w:pos="9628"/>
            </w:tabs>
            <w:rPr>
              <w:rFonts w:eastAsiaTheme="minorEastAsia"/>
              <w:noProof/>
              <w:kern w:val="2"/>
              <w:lang w:val="en-GB" w:eastAsia="en-GB"/>
              <w14:ligatures w14:val="standardContextual"/>
            </w:rPr>
          </w:pPr>
          <w:hyperlink w:anchor="_Toc172621865" w:history="1">
            <w:r w:rsidRPr="005A150E">
              <w:rPr>
                <w:rStyle w:val="Hyperlink"/>
                <w:noProof/>
              </w:rPr>
              <w:t>Clearing the data from the database following export</w:t>
            </w:r>
            <w:r>
              <w:rPr>
                <w:noProof/>
                <w:webHidden/>
              </w:rPr>
              <w:tab/>
            </w:r>
            <w:r>
              <w:rPr>
                <w:noProof/>
                <w:webHidden/>
              </w:rPr>
              <w:fldChar w:fldCharType="begin"/>
            </w:r>
            <w:r>
              <w:rPr>
                <w:noProof/>
                <w:webHidden/>
              </w:rPr>
              <w:instrText xml:space="preserve"> PAGEREF _Toc172621865 \h </w:instrText>
            </w:r>
            <w:r>
              <w:rPr>
                <w:noProof/>
                <w:webHidden/>
              </w:rPr>
            </w:r>
            <w:r>
              <w:rPr>
                <w:noProof/>
                <w:webHidden/>
              </w:rPr>
              <w:fldChar w:fldCharType="separate"/>
            </w:r>
            <w:r>
              <w:rPr>
                <w:noProof/>
                <w:webHidden/>
              </w:rPr>
              <w:t>24</w:t>
            </w:r>
            <w:r>
              <w:rPr>
                <w:noProof/>
                <w:webHidden/>
              </w:rPr>
              <w:fldChar w:fldCharType="end"/>
            </w:r>
          </w:hyperlink>
        </w:p>
        <w:p w14:paraId="38FA2EAE" w14:textId="24EFE642" w:rsidR="00761366" w:rsidRDefault="00761366">
          <w:pPr>
            <w:pStyle w:val="TOC2"/>
            <w:tabs>
              <w:tab w:val="right" w:leader="dot" w:pos="9628"/>
            </w:tabs>
            <w:rPr>
              <w:rFonts w:eastAsiaTheme="minorEastAsia"/>
              <w:noProof/>
              <w:kern w:val="2"/>
              <w:lang w:val="en-GB" w:eastAsia="en-GB"/>
              <w14:ligatures w14:val="standardContextual"/>
            </w:rPr>
          </w:pPr>
          <w:hyperlink w:anchor="_Toc172621866" w:history="1">
            <w:r w:rsidRPr="005A150E">
              <w:rPr>
                <w:rStyle w:val="Hyperlink"/>
                <w:noProof/>
              </w:rPr>
              <w:t>Troubleshooting</w:t>
            </w:r>
            <w:r>
              <w:rPr>
                <w:noProof/>
                <w:webHidden/>
              </w:rPr>
              <w:tab/>
            </w:r>
            <w:r>
              <w:rPr>
                <w:noProof/>
                <w:webHidden/>
              </w:rPr>
              <w:fldChar w:fldCharType="begin"/>
            </w:r>
            <w:r>
              <w:rPr>
                <w:noProof/>
                <w:webHidden/>
              </w:rPr>
              <w:instrText xml:space="preserve"> PAGEREF _Toc172621866 \h </w:instrText>
            </w:r>
            <w:r>
              <w:rPr>
                <w:noProof/>
                <w:webHidden/>
              </w:rPr>
            </w:r>
            <w:r>
              <w:rPr>
                <w:noProof/>
                <w:webHidden/>
              </w:rPr>
              <w:fldChar w:fldCharType="separate"/>
            </w:r>
            <w:r>
              <w:rPr>
                <w:noProof/>
                <w:webHidden/>
              </w:rPr>
              <w:t>25</w:t>
            </w:r>
            <w:r>
              <w:rPr>
                <w:noProof/>
                <w:webHidden/>
              </w:rPr>
              <w:fldChar w:fldCharType="end"/>
            </w:r>
          </w:hyperlink>
        </w:p>
        <w:p w14:paraId="44CB09FC" w14:textId="70DDA3A6" w:rsidR="00013E6D" w:rsidRDefault="00013E6D" w:rsidP="00013E6D">
          <w:r>
            <w:rPr>
              <w:b/>
              <w:bCs/>
              <w:noProof/>
            </w:rPr>
            <w:fldChar w:fldCharType="end"/>
          </w:r>
        </w:p>
      </w:sdtContent>
    </w:sdt>
    <w:p w14:paraId="3C4AEE73" w14:textId="77777777" w:rsidR="00013E6D" w:rsidRDefault="00013E6D" w:rsidP="00013E6D">
      <w:pPr>
        <w:rPr>
          <w:lang w:val="en-GB"/>
        </w:rPr>
      </w:pPr>
    </w:p>
    <w:p w14:paraId="21AA8CD1" w14:textId="77777777" w:rsidR="00013E6D" w:rsidRDefault="00013E6D" w:rsidP="00013E6D">
      <w:pPr>
        <w:rPr>
          <w:lang w:val="en-GB"/>
        </w:rPr>
      </w:pPr>
    </w:p>
    <w:p w14:paraId="26E8FC01" w14:textId="77777777" w:rsidR="00013E6D" w:rsidRDefault="00013E6D" w:rsidP="00013E6D">
      <w:pPr>
        <w:rPr>
          <w:lang w:val="en-GB"/>
        </w:rPr>
      </w:pPr>
    </w:p>
    <w:p w14:paraId="5318702E" w14:textId="77777777" w:rsidR="00013E6D" w:rsidRDefault="00013E6D" w:rsidP="00013E6D">
      <w:pPr>
        <w:rPr>
          <w:lang w:val="en-GB"/>
        </w:rPr>
      </w:pPr>
    </w:p>
    <w:p w14:paraId="6B9468EE" w14:textId="77777777" w:rsidR="00013E6D" w:rsidRDefault="00013E6D" w:rsidP="00013E6D">
      <w:pPr>
        <w:rPr>
          <w:lang w:val="en-GB"/>
        </w:rPr>
      </w:pPr>
    </w:p>
    <w:p w14:paraId="378A5298" w14:textId="77777777" w:rsidR="00013E6D" w:rsidRDefault="00013E6D" w:rsidP="00013E6D">
      <w:pPr>
        <w:rPr>
          <w:lang w:val="en-GB"/>
        </w:rPr>
      </w:pPr>
    </w:p>
    <w:p w14:paraId="508F6CDB" w14:textId="77777777" w:rsidR="00013E6D" w:rsidRDefault="00013E6D" w:rsidP="00013E6D">
      <w:pPr>
        <w:rPr>
          <w:lang w:val="en-GB"/>
        </w:rPr>
      </w:pPr>
    </w:p>
    <w:p w14:paraId="316026E2" w14:textId="77777777" w:rsidR="00C208D4" w:rsidRDefault="00C208D4" w:rsidP="00013E6D">
      <w:pPr>
        <w:rPr>
          <w:lang w:val="en-GB"/>
        </w:rPr>
      </w:pPr>
    </w:p>
    <w:p w14:paraId="01DCE2E3" w14:textId="77777777" w:rsidR="00C208D4" w:rsidRDefault="00C208D4" w:rsidP="00013E6D">
      <w:pPr>
        <w:rPr>
          <w:lang w:val="en-GB"/>
        </w:rPr>
      </w:pPr>
    </w:p>
    <w:p w14:paraId="10532AF9" w14:textId="77777777" w:rsidR="00C208D4" w:rsidRDefault="00C208D4" w:rsidP="00013E6D">
      <w:pPr>
        <w:rPr>
          <w:lang w:val="en-GB"/>
        </w:rPr>
      </w:pPr>
    </w:p>
    <w:p w14:paraId="75275E7C" w14:textId="77777777" w:rsidR="00C208D4" w:rsidRPr="00E87E11" w:rsidRDefault="00C208D4" w:rsidP="00013E6D">
      <w:pPr>
        <w:rPr>
          <w:lang w:val="en-GB"/>
        </w:rPr>
      </w:pPr>
    </w:p>
    <w:p w14:paraId="294FED05" w14:textId="77777777" w:rsidR="00013E6D" w:rsidRDefault="00013E6D" w:rsidP="00013E6D">
      <w:pPr>
        <w:rPr>
          <w:b/>
          <w:bCs/>
          <w:sz w:val="28"/>
          <w:szCs w:val="28"/>
        </w:rPr>
      </w:pPr>
    </w:p>
    <w:bookmarkStart w:id="2" w:name="_Before_You_Start"/>
    <w:bookmarkStart w:id="3" w:name="_Toc172621848"/>
    <w:bookmarkEnd w:id="2"/>
    <w:p w14:paraId="0701F70C" w14:textId="19A61BB5" w:rsidR="00013E6D" w:rsidRDefault="00C208D4" w:rsidP="00013E6D">
      <w:pPr>
        <w:pStyle w:val="Heading2"/>
      </w:pPr>
      <w:r>
        <w:rPr>
          <w:noProof/>
          <w:lang w:val="da-DK" w:eastAsia="da-DK"/>
        </w:rPr>
        <w:lastRenderedPageBreak/>
        <mc:AlternateContent>
          <mc:Choice Requires="wps">
            <w:drawing>
              <wp:anchor distT="0" distB="0" distL="114300" distR="114300" simplePos="0" relativeHeight="251686912" behindDoc="0" locked="0" layoutInCell="1" allowOverlap="1" wp14:anchorId="6F349966" wp14:editId="44586245">
                <wp:simplePos x="0" y="0"/>
                <wp:positionH relativeFrom="margin">
                  <wp:posOffset>-886830</wp:posOffset>
                </wp:positionH>
                <wp:positionV relativeFrom="paragraph">
                  <wp:posOffset>-166142</wp:posOffset>
                </wp:positionV>
                <wp:extent cx="7797800" cy="552450"/>
                <wp:effectExtent l="0" t="0" r="12700" b="19050"/>
                <wp:wrapNone/>
                <wp:docPr id="261301248" name="Rectangle 261301248"/>
                <wp:cNvGraphicFramePr/>
                <a:graphic xmlns:a="http://schemas.openxmlformats.org/drawingml/2006/main">
                  <a:graphicData uri="http://schemas.microsoft.com/office/word/2010/wordprocessingShape">
                    <wps:wsp>
                      <wps:cNvSpPr/>
                      <wps:spPr>
                        <a:xfrm>
                          <a:off x="0" y="0"/>
                          <a:ext cx="7797800" cy="552450"/>
                        </a:xfrm>
                        <a:prstGeom prst="rect">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42333D" id="Rectangle 261301248" o:spid="_x0000_s1026" style="position:absolute;margin-left:-69.85pt;margin-top:-13.1pt;width:614pt;height:43.5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" fillcolor="#4472c4 [3204]" strokecolor="#1f3763 [1604]" strokeweight="1pt">
                <v:fill opacity="32896f"/>
                <w10:wrap anchorx="margin"/>
              </v:rect>
            </w:pict>
          </mc:Fallback>
        </mc:AlternateContent>
      </w:r>
      <w:r w:rsidR="00013E6D">
        <w:t>Initial Installation</w:t>
      </w:r>
      <w:bookmarkEnd w:id="3"/>
    </w:p>
    <w:p w14:paraId="716F4E50" w14:textId="70F2474C" w:rsidR="00013E6D" w:rsidRDefault="00013E6D" w:rsidP="00013E6D"/>
    <w:p w14:paraId="47007E0A" w14:textId="1A2584E2" w:rsidR="00013E6D" w:rsidRDefault="004A2509" w:rsidP="00013E6D">
      <w:r>
        <w:t xml:space="preserve">When </w:t>
      </w:r>
      <w:r w:rsidR="00E241F1">
        <w:t>installing</w:t>
      </w:r>
      <w:r>
        <w:t xml:space="preserve"> the Mass Digitization App for the first time, s</w:t>
      </w:r>
      <w:r w:rsidR="00013E6D">
        <w:t>tart up the compute</w:t>
      </w:r>
      <w:r w:rsidR="00013E6D" w:rsidRPr="00ED01B0">
        <w:t xml:space="preserve">r and monitor and log in with </w:t>
      </w:r>
      <w:r w:rsidR="00013E6D">
        <w:t xml:space="preserve">your </w:t>
      </w:r>
      <w:r w:rsidR="00013E6D" w:rsidRPr="00496672">
        <w:rPr>
          <w:i/>
        </w:rPr>
        <w:t>personal</w:t>
      </w:r>
      <w:r w:rsidR="00013E6D">
        <w:t xml:space="preserve"> </w:t>
      </w:r>
      <w:r w:rsidR="00013E6D" w:rsidRPr="00ED01B0">
        <w:t>credentials</w:t>
      </w:r>
      <w:r w:rsidR="00013E6D">
        <w:t>.</w:t>
      </w:r>
    </w:p>
    <w:p w14:paraId="35CD03D7" w14:textId="77777777" w:rsidR="000569D0" w:rsidRDefault="000569D0" w:rsidP="00013E6D"/>
    <w:p w14:paraId="78F030DA" w14:textId="77777777" w:rsidR="00013E6D" w:rsidRDefault="00013E6D" w:rsidP="00013E6D">
      <w:r>
        <w:t>You are going to need to install the SQLite browser tool ‘DB Browser’ which can be had here:</w:t>
      </w:r>
    </w:p>
    <w:p w14:paraId="318F18A0" w14:textId="77777777" w:rsidR="00013E6D" w:rsidRDefault="00761366" w:rsidP="00013E6D">
      <w:hyperlink r:id="rId7" w:history="1">
        <w:r w:rsidR="00013E6D" w:rsidRPr="00F345D7">
          <w:rPr>
            <w:rStyle w:val="Hyperlink"/>
          </w:rPr>
          <w:t>https://sqlitebrowser.org/dl/</w:t>
        </w:r>
      </w:hyperlink>
      <w:r w:rsidR="00013E6D">
        <w:t xml:space="preserve"> </w:t>
      </w:r>
    </w:p>
    <w:p w14:paraId="7BB5C1DA" w14:textId="77777777" w:rsidR="002832B9" w:rsidRDefault="002832B9" w:rsidP="00013E6D"/>
    <w:p w14:paraId="59B08EA9" w14:textId="77777777" w:rsidR="00013E6D" w:rsidRDefault="00013E6D" w:rsidP="00013E6D">
      <w:r>
        <w:t>Please install this to a new folder on the C drive. On the folder itself, right click and select ‘</w:t>
      </w:r>
      <w:proofErr w:type="gramStart"/>
      <w:r>
        <w:t>properties’</w:t>
      </w:r>
      <w:proofErr w:type="gramEnd"/>
      <w:r>
        <w:t>.</w:t>
      </w:r>
    </w:p>
    <w:p w14:paraId="655DCFBF" w14:textId="77777777" w:rsidR="00013E6D" w:rsidRDefault="00013E6D" w:rsidP="00013E6D">
      <w:r>
        <w:rPr>
          <w:noProof/>
          <w:lang w:val="da-DK" w:eastAsia="da-DK"/>
        </w:rPr>
        <w:drawing>
          <wp:inline distT="0" distB="0" distL="0" distR="0" wp14:anchorId="48AACDF7" wp14:editId="5BAC4689">
            <wp:extent cx="6120130" cy="3400425"/>
            <wp:effectExtent l="0" t="0" r="0" b="9525"/>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120130" cy="3400425"/>
                    </a:xfrm>
                    <a:prstGeom prst="rect">
                      <a:avLst/>
                    </a:prstGeom>
                  </pic:spPr>
                </pic:pic>
              </a:graphicData>
            </a:graphic>
          </wp:inline>
        </w:drawing>
      </w:r>
    </w:p>
    <w:p w14:paraId="5AF7B0DF" w14:textId="77777777" w:rsidR="00013E6D" w:rsidRDefault="00013E6D" w:rsidP="00013E6D"/>
    <w:p w14:paraId="6B4936B9" w14:textId="1919FFC9" w:rsidR="00013E6D" w:rsidRDefault="00013E6D" w:rsidP="00013E6D">
      <w:r>
        <w:t>Under the Security tab you press the Edit button. Here you will need to add the shared account (</w:t>
      </w:r>
      <w:r w:rsidRPr="00ED01B0">
        <w:t>SUA-SNM-DaSSCo01</w:t>
      </w:r>
      <w:r>
        <w:t>). Activate the ‘Add’ button and here you add the name ‘</w:t>
      </w:r>
      <w:r w:rsidRPr="00ED01B0">
        <w:t>SUA-SNM-DaSSCo01</w:t>
      </w:r>
      <w:r>
        <w:t>’ in the text box, then press ‘Ok’. In the ‘Permissions’ window press ‘</w:t>
      </w:r>
      <w:proofErr w:type="gramStart"/>
      <w:r>
        <w:t>Apply</w:t>
      </w:r>
      <w:proofErr w:type="gramEnd"/>
      <w:r>
        <w:t>’.</w:t>
      </w:r>
    </w:p>
    <w:p w14:paraId="72C53DA2" w14:textId="77777777" w:rsidR="00013E6D" w:rsidRPr="00A150D6" w:rsidRDefault="00013E6D" w:rsidP="00013E6D">
      <w:r>
        <w:t xml:space="preserve">This will grant </w:t>
      </w:r>
      <w:proofErr w:type="gramStart"/>
      <w:r>
        <w:t>the shared</w:t>
      </w:r>
      <w:proofErr w:type="gramEnd"/>
      <w:r>
        <w:t xml:space="preserve"> account access to the SQLite browser tool. All this is due to the limited access that the shared account has.</w:t>
      </w:r>
    </w:p>
    <w:p w14:paraId="13DA5562" w14:textId="77777777" w:rsidR="00013E6D" w:rsidRDefault="00013E6D" w:rsidP="00013E6D"/>
    <w:p w14:paraId="3A0A48E0" w14:textId="77777777" w:rsidR="00013E6D" w:rsidRDefault="00013E6D" w:rsidP="00013E6D">
      <w:pPr>
        <w:rPr>
          <w:b/>
        </w:rPr>
      </w:pPr>
      <w:r>
        <w:rPr>
          <w:b/>
        </w:rPr>
        <w:t>Installing</w:t>
      </w:r>
      <w:r w:rsidRPr="00916C56">
        <w:rPr>
          <w:b/>
        </w:rPr>
        <w:t xml:space="preserve"> the Digi app</w:t>
      </w:r>
      <w:r>
        <w:rPr>
          <w:b/>
        </w:rPr>
        <w:t>:</w:t>
      </w:r>
    </w:p>
    <w:p w14:paraId="4740AEF0" w14:textId="036659D2" w:rsidR="000569D0" w:rsidRDefault="000569D0" w:rsidP="001933CD">
      <w:pPr>
        <w:spacing w:after="240"/>
      </w:pPr>
      <w:r>
        <w:t>Log</w:t>
      </w:r>
      <w:r w:rsidR="00013E6D">
        <w:t xml:space="preserve"> out of your personal account and log in </w:t>
      </w:r>
      <w:r>
        <w:t>to</w:t>
      </w:r>
      <w:r w:rsidR="00013E6D">
        <w:t xml:space="preserve"> the shared </w:t>
      </w:r>
      <w:r>
        <w:t xml:space="preserve">DaSSCo </w:t>
      </w:r>
      <w:r w:rsidR="00013E6D">
        <w:t>account</w:t>
      </w:r>
      <w:r>
        <w:t>:</w:t>
      </w:r>
    </w:p>
    <w:p w14:paraId="5B0388C4" w14:textId="485385CC" w:rsidR="000569D0" w:rsidRPr="00ED01B0" w:rsidRDefault="000569D0" w:rsidP="000569D0">
      <w:r w:rsidRPr="00ED01B0">
        <w:t>Username: SUA-SNM-DaSSCo01</w:t>
      </w:r>
    </w:p>
    <w:p w14:paraId="31A2A9A9" w14:textId="77777777" w:rsidR="000569D0" w:rsidRDefault="000569D0" w:rsidP="000569D0">
      <w:r w:rsidRPr="00ED01B0">
        <w:t>Password: zaq12Wsxcf=03</w:t>
      </w:r>
    </w:p>
    <w:p w14:paraId="379A7CA9" w14:textId="4D927177" w:rsidR="00013E6D" w:rsidRPr="00916C56" w:rsidRDefault="00013E6D" w:rsidP="00013E6D">
      <w:r>
        <w:t xml:space="preserve"> </w:t>
      </w:r>
    </w:p>
    <w:p w14:paraId="0041E93B" w14:textId="77777777" w:rsidR="000569D0" w:rsidRDefault="000569D0" w:rsidP="000569D0">
      <w:r>
        <w:t>Check the Mass Digitizer GitHub page (</w:t>
      </w:r>
      <w:hyperlink r:id="rId9" w:history="1">
        <w:r w:rsidRPr="00F10D39">
          <w:rPr>
            <w:rStyle w:val="Hyperlink"/>
          </w:rPr>
          <w:t>https://github.com/NHMDenmark/Mass-Digitizer/releases</w:t>
        </w:r>
      </w:hyperlink>
      <w:r>
        <w:rPr>
          <w:rStyle w:val="Hyperlink"/>
        </w:rPr>
        <w:t>)</w:t>
      </w:r>
      <w:r>
        <w:t xml:space="preserve">. </w:t>
      </w:r>
    </w:p>
    <w:p w14:paraId="7B9D22B8" w14:textId="77777777" w:rsidR="000569D0" w:rsidRDefault="000569D0" w:rsidP="000569D0"/>
    <w:p w14:paraId="5649E614" w14:textId="77777777" w:rsidR="000569D0" w:rsidRDefault="000569D0" w:rsidP="000569D0">
      <w:r>
        <w:t>The newest release will be toward the top of the page with “Latest” written next to it in green. In this case V</w:t>
      </w:r>
      <w:r w:rsidRPr="00416CDA">
        <w:t>ersion 1.1.18</w:t>
      </w:r>
      <w:r>
        <w:t xml:space="preserve">. We recommend relying on Chrome or Firefox web browsers for this step. Edge is not recommended. </w:t>
      </w:r>
    </w:p>
    <w:p w14:paraId="6C0C7171" w14:textId="77777777" w:rsidR="000569D0" w:rsidRDefault="000569D0" w:rsidP="000569D0"/>
    <w:p w14:paraId="3468F6A2" w14:textId="77777777" w:rsidR="000569D0" w:rsidRDefault="000569D0" w:rsidP="000569D0">
      <w:r>
        <w:t xml:space="preserve">We are currently only supporting the </w:t>
      </w:r>
      <w:r w:rsidRPr="00DF7948">
        <w:rPr>
          <w:i/>
        </w:rPr>
        <w:t>Windows operating system</w:t>
      </w:r>
      <w:r>
        <w:t xml:space="preserve">. The DaSSCo team are striving to include Mac support in the future. </w:t>
      </w:r>
    </w:p>
    <w:p w14:paraId="3CAD3D94" w14:textId="15192234" w:rsidR="00013E6D" w:rsidRDefault="00013E6D" w:rsidP="00013E6D">
      <w:r>
        <w:lastRenderedPageBreak/>
        <w:t xml:space="preserve">. </w:t>
      </w:r>
    </w:p>
    <w:p w14:paraId="5D203CF7" w14:textId="77777777" w:rsidR="00013E6D" w:rsidRDefault="00013E6D" w:rsidP="00013E6D"/>
    <w:p w14:paraId="38CFC6A4" w14:textId="77777777" w:rsidR="00013E6D" w:rsidRDefault="00013E6D" w:rsidP="00013E6D">
      <w:r>
        <w:rPr>
          <w:noProof/>
          <w:lang w:val="da-DK" w:eastAsia="da-DK"/>
        </w:rPr>
        <w:drawing>
          <wp:inline distT="0" distB="0" distL="0" distR="0" wp14:anchorId="7B1ACC62" wp14:editId="4C38347E">
            <wp:extent cx="4579202" cy="2686050"/>
            <wp:effectExtent l="0" t="0" r="5715"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03182" cy="2700116"/>
                    </a:xfrm>
                    <a:prstGeom prst="rect">
                      <a:avLst/>
                    </a:prstGeom>
                  </pic:spPr>
                </pic:pic>
              </a:graphicData>
            </a:graphic>
          </wp:inline>
        </w:drawing>
      </w:r>
    </w:p>
    <w:p w14:paraId="16046589" w14:textId="77777777" w:rsidR="00013E6D" w:rsidRDefault="00013E6D" w:rsidP="00013E6D"/>
    <w:p w14:paraId="41B7F816" w14:textId="77777777" w:rsidR="00013E6D" w:rsidRDefault="00013E6D" w:rsidP="00013E6D">
      <w:r>
        <w:t>Please select the .exe file in the ‘Assets’ list. In this case “DaSSCoSetup.v.1.1.18.exe”</w:t>
      </w:r>
    </w:p>
    <w:p w14:paraId="49B52A20" w14:textId="77777777" w:rsidR="00013E6D" w:rsidRDefault="00013E6D" w:rsidP="00013E6D"/>
    <w:p w14:paraId="461DE810" w14:textId="77777777" w:rsidR="00013E6D" w:rsidRDefault="00013E6D" w:rsidP="00013E6D">
      <w:r>
        <w:t>The download will commence and will likely go to your personal \downloads folder.</w:t>
      </w:r>
    </w:p>
    <w:p w14:paraId="045C90DF" w14:textId="77777777" w:rsidR="00013E6D" w:rsidRDefault="00013E6D" w:rsidP="00013E6D"/>
    <w:p w14:paraId="6E2E736E" w14:textId="77777777" w:rsidR="00013E6D" w:rsidRDefault="00013E6D" w:rsidP="00013E6D">
      <w:pPr>
        <w:pStyle w:val="NoSpacing"/>
      </w:pPr>
      <w:r>
        <w:t>At this point you are given the option of discarding the download or keeping it. We want the latter option. Press the small arrow wedge to get access to the ‘Continue download’ option and click it.</w:t>
      </w:r>
    </w:p>
    <w:p w14:paraId="070F3A8D" w14:textId="77777777" w:rsidR="00013E6D" w:rsidRDefault="00013E6D" w:rsidP="00013E6D">
      <w:pPr>
        <w:pStyle w:val="NoSpacing"/>
      </w:pPr>
    </w:p>
    <w:p w14:paraId="6E45E2CD" w14:textId="77777777" w:rsidR="00013E6D" w:rsidRPr="00F628B0" w:rsidRDefault="00013E6D" w:rsidP="00013E6D">
      <w:pPr>
        <w:pStyle w:val="NoSpacing"/>
      </w:pPr>
      <w:r>
        <w:rPr>
          <w:noProof/>
          <w:lang w:val="da-DK" w:eastAsia="da-DK"/>
        </w:rPr>
        <w:drawing>
          <wp:inline distT="0" distB="0" distL="0" distR="0" wp14:anchorId="34B7F123" wp14:editId="0FAA90CD">
            <wp:extent cx="2539093" cy="1322761"/>
            <wp:effectExtent l="0" t="0" r="1270" b="0"/>
            <wp:docPr id="38" name="Picture 38"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 erro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567333" cy="1337473"/>
                    </a:xfrm>
                    <a:prstGeom prst="rect">
                      <a:avLst/>
                    </a:prstGeom>
                  </pic:spPr>
                </pic:pic>
              </a:graphicData>
            </a:graphic>
          </wp:inline>
        </w:drawing>
      </w:r>
    </w:p>
    <w:p w14:paraId="0A1AB96E" w14:textId="77777777" w:rsidR="00013E6D" w:rsidRDefault="00013E6D" w:rsidP="00013E6D"/>
    <w:p w14:paraId="3E485441" w14:textId="77777777" w:rsidR="00013E6D" w:rsidRDefault="00013E6D" w:rsidP="00013E6D"/>
    <w:p w14:paraId="77D50A4A" w14:textId="77777777" w:rsidR="00013E6D" w:rsidRDefault="00013E6D" w:rsidP="00013E6D">
      <w:r>
        <w:t xml:space="preserve">Move the setup exe file to the N drive: </w:t>
      </w:r>
      <w:r w:rsidRPr="00916C56">
        <w:t>N:\SCI-SNM-DigitalCollections\DaSSCo\Digi App</w:t>
      </w:r>
      <w:r>
        <w:t xml:space="preserve"> </w:t>
      </w:r>
    </w:p>
    <w:p w14:paraId="42F8C06E" w14:textId="77777777" w:rsidR="00013E6D" w:rsidRDefault="00013E6D" w:rsidP="00013E6D">
      <w:r>
        <w:t xml:space="preserve">At this point we </w:t>
      </w:r>
      <w:proofErr w:type="gramStart"/>
      <w:r>
        <w:t>are able to</w:t>
      </w:r>
      <w:proofErr w:type="gramEnd"/>
      <w:r>
        <w:t xml:space="preserve"> install the Digi app. When the app is installed from the N drive it becomes available to the shared account.</w:t>
      </w:r>
    </w:p>
    <w:p w14:paraId="5BFB0610" w14:textId="05594B44" w:rsidR="00013E6D" w:rsidRDefault="00013E6D" w:rsidP="00013E6D"/>
    <w:p w14:paraId="02783DBC" w14:textId="77777777" w:rsidR="00CE28B3" w:rsidRDefault="00CE28B3" w:rsidP="00013E6D"/>
    <w:p w14:paraId="42942558" w14:textId="77777777" w:rsidR="00CE28B3" w:rsidRDefault="00CE28B3" w:rsidP="00013E6D"/>
    <w:p w14:paraId="13BE302C" w14:textId="77777777" w:rsidR="00CE28B3" w:rsidRDefault="00CE28B3" w:rsidP="00013E6D"/>
    <w:p w14:paraId="0ABB3060" w14:textId="77777777" w:rsidR="00CE28B3" w:rsidRDefault="00CE28B3" w:rsidP="00013E6D"/>
    <w:p w14:paraId="6930ACC3" w14:textId="77777777" w:rsidR="00CE28B3" w:rsidRDefault="00CE28B3" w:rsidP="00013E6D"/>
    <w:p w14:paraId="175640F3" w14:textId="77777777" w:rsidR="00CE28B3" w:rsidRDefault="00CE28B3" w:rsidP="00013E6D"/>
    <w:p w14:paraId="057E4FD8" w14:textId="77777777" w:rsidR="00CE28B3" w:rsidRDefault="00CE28B3" w:rsidP="00013E6D"/>
    <w:p w14:paraId="29C0EA2D" w14:textId="77777777" w:rsidR="00CE28B3" w:rsidRDefault="00CE28B3" w:rsidP="00013E6D"/>
    <w:p w14:paraId="2552313B" w14:textId="77777777" w:rsidR="00CE28B3" w:rsidRDefault="00CE28B3" w:rsidP="00013E6D"/>
    <w:p w14:paraId="339B249F" w14:textId="77777777" w:rsidR="00CE28B3" w:rsidRDefault="00CE28B3" w:rsidP="00013E6D"/>
    <w:p w14:paraId="52D5CAA2" w14:textId="77777777" w:rsidR="00CE28B3" w:rsidRDefault="00CE28B3" w:rsidP="00013E6D"/>
    <w:p w14:paraId="141BE70A" w14:textId="77777777" w:rsidR="00CE28B3" w:rsidRDefault="00CE28B3" w:rsidP="00013E6D"/>
    <w:p w14:paraId="4921D41E" w14:textId="77777777" w:rsidR="00CE28B3" w:rsidRDefault="00CE28B3" w:rsidP="00013E6D"/>
    <w:bookmarkStart w:id="4" w:name="_Ref125979326"/>
    <w:bookmarkStart w:id="5" w:name="_Toc172621849"/>
    <w:p w14:paraId="41A6A2C8" w14:textId="53C197E7" w:rsidR="00C208D4" w:rsidRPr="00CE28B3" w:rsidRDefault="00CE28B3" w:rsidP="00CE28B3">
      <w:pPr>
        <w:pStyle w:val="Heading2"/>
        <w:rPr>
          <w:strike/>
        </w:rPr>
      </w:pPr>
      <w:r>
        <w:rPr>
          <w:noProof/>
          <w:lang w:val="da-DK" w:eastAsia="da-DK"/>
        </w:rPr>
        <w:lastRenderedPageBreak/>
        <mc:AlternateContent>
          <mc:Choice Requires="wps">
            <w:drawing>
              <wp:anchor distT="0" distB="0" distL="114300" distR="114300" simplePos="0" relativeHeight="251684864" behindDoc="0" locked="0" layoutInCell="1" allowOverlap="1" wp14:anchorId="30BFA1B5" wp14:editId="4A966B68">
                <wp:simplePos x="0" y="0"/>
                <wp:positionH relativeFrom="margin">
                  <wp:posOffset>-917006</wp:posOffset>
                </wp:positionH>
                <wp:positionV relativeFrom="paragraph">
                  <wp:posOffset>-131151</wp:posOffset>
                </wp:positionV>
                <wp:extent cx="7797800" cy="552450"/>
                <wp:effectExtent l="0" t="0" r="12700" b="19050"/>
                <wp:wrapNone/>
                <wp:docPr id="33" name="Rectangle 33"/>
                <wp:cNvGraphicFramePr/>
                <a:graphic xmlns:a="http://schemas.openxmlformats.org/drawingml/2006/main">
                  <a:graphicData uri="http://schemas.microsoft.com/office/word/2010/wordprocessingShape">
                    <wps:wsp>
                      <wps:cNvSpPr/>
                      <wps:spPr>
                        <a:xfrm>
                          <a:off x="0" y="0"/>
                          <a:ext cx="7797800" cy="552450"/>
                        </a:xfrm>
                        <a:prstGeom prst="rect">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C76D11" id="Rectangle 33" o:spid="_x0000_s1026" style="position:absolute;margin-left:-72.2pt;margin-top:-10.35pt;width:614pt;height:43.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" fillcolor="#4472c4 [3204]" strokecolor="#1f3763 [1604]" strokeweight="1pt">
                <v:fill opacity="32896f"/>
                <w10:wrap anchorx="margin"/>
              </v:rect>
            </w:pict>
          </mc:Fallback>
        </mc:AlternateContent>
      </w:r>
      <w:r w:rsidRPr="00534DE6">
        <w:t>Before You Start</w:t>
      </w:r>
      <w:bookmarkEnd w:id="4"/>
      <w:bookmarkEnd w:id="5"/>
    </w:p>
    <w:p w14:paraId="266446B3" w14:textId="56629F64" w:rsidR="00C208D4" w:rsidRDefault="00C208D4" w:rsidP="00013E6D">
      <w:pPr>
        <w:rPr>
          <w:strike/>
        </w:rPr>
      </w:pPr>
    </w:p>
    <w:p w14:paraId="779DA482" w14:textId="77777777" w:rsidR="00C208D4" w:rsidRPr="00ED01B0" w:rsidRDefault="00C208D4" w:rsidP="00C208D4">
      <w:pPr>
        <w:spacing w:before="240"/>
      </w:pPr>
      <w:r>
        <w:t>For daily use, start up the compute</w:t>
      </w:r>
      <w:r w:rsidRPr="00ED01B0">
        <w:t>r and monitor and log in with the DaSSCo credentials</w:t>
      </w:r>
      <w:r>
        <w:t xml:space="preserve"> for the shared account</w:t>
      </w:r>
      <w:r w:rsidRPr="00ED01B0">
        <w:t>.</w:t>
      </w:r>
    </w:p>
    <w:p w14:paraId="75BD0CF4" w14:textId="77777777" w:rsidR="00C208D4" w:rsidRPr="00ED01B0" w:rsidRDefault="00C208D4" w:rsidP="00C208D4">
      <w:r w:rsidRPr="00ED01B0">
        <w:t>Username: SUA-SNM-DaSSCo01</w:t>
      </w:r>
    </w:p>
    <w:p w14:paraId="70A6E50C" w14:textId="77777777" w:rsidR="00C208D4" w:rsidRDefault="00C208D4" w:rsidP="00C208D4">
      <w:r w:rsidRPr="00ED01B0">
        <w:t>Password: zaq12Wsxcf=03</w:t>
      </w:r>
    </w:p>
    <w:p w14:paraId="4DADF9AA" w14:textId="77777777" w:rsidR="00C208D4" w:rsidRDefault="00C208D4" w:rsidP="00C208D4"/>
    <w:p w14:paraId="264FD5C9" w14:textId="77777777" w:rsidR="00C208D4" w:rsidRDefault="00C208D4" w:rsidP="00C208D4">
      <w:r>
        <w:t xml:space="preserve">Make sure there is an internet connection at this point. Internet access is required </w:t>
      </w:r>
      <w:proofErr w:type="gramStart"/>
      <w:r>
        <w:t>in order to</w:t>
      </w:r>
      <w:proofErr w:type="gramEnd"/>
      <w:r>
        <w:t xml:space="preserve"> log in. After logging in, an internet connection is no longer necessary until the process of exporting data to the server. </w:t>
      </w:r>
    </w:p>
    <w:p w14:paraId="5FC9507E" w14:textId="77777777" w:rsidR="00C208D4" w:rsidRDefault="00C208D4" w:rsidP="00C208D4"/>
    <w:p w14:paraId="4921CEC2" w14:textId="77777777" w:rsidR="00C208D4" w:rsidRDefault="00C208D4" w:rsidP="00C208D4">
      <w:r>
        <w:t>Ensure the barcode reader is connected to the computer via USB cable.</w:t>
      </w:r>
    </w:p>
    <w:p w14:paraId="3105D247" w14:textId="77777777" w:rsidR="00C208D4" w:rsidRDefault="00C208D4" w:rsidP="00C208D4"/>
    <w:p w14:paraId="4760B38D" w14:textId="77777777" w:rsidR="00C208D4" w:rsidRDefault="00C208D4" w:rsidP="00C208D4">
      <w:r>
        <w:t>Arrange the workspace to your comfort.</w:t>
      </w:r>
    </w:p>
    <w:p w14:paraId="63D5062E" w14:textId="77777777" w:rsidR="00C208D4" w:rsidRDefault="00C208D4" w:rsidP="00C208D4"/>
    <w:p w14:paraId="0B9DB30F" w14:textId="3A31B9E3" w:rsidR="00C208D4" w:rsidRDefault="00C208D4" w:rsidP="00C208D4">
      <w:bookmarkStart w:id="6" w:name="_Initial_Installation"/>
      <w:bookmarkEnd w:id="6"/>
      <w:r>
        <w:t xml:space="preserve">Check the </w:t>
      </w:r>
      <w:bookmarkStart w:id="7" w:name="_Hlk156899767"/>
      <w:r>
        <w:t>Mass Digitizer GitHub page (</w:t>
      </w:r>
      <w:hyperlink r:id="rId12" w:history="1">
        <w:r w:rsidRPr="00F10D39">
          <w:rPr>
            <w:rStyle w:val="Hyperlink"/>
          </w:rPr>
          <w:t>https://github.com/NHMDenmark/Mass-Digitizer/releases</w:t>
        </w:r>
      </w:hyperlink>
      <w:r>
        <w:rPr>
          <w:rStyle w:val="Hyperlink"/>
        </w:rPr>
        <w:t>)</w:t>
      </w:r>
      <w:r>
        <w:t xml:space="preserve"> </w:t>
      </w:r>
      <w:bookmarkStart w:id="8" w:name="_Hlk156899779"/>
      <w:bookmarkEnd w:id="7"/>
      <w:r>
        <w:t xml:space="preserve">to see if there has been a new release. </w:t>
      </w:r>
      <w:bookmarkEnd w:id="8"/>
    </w:p>
    <w:p w14:paraId="5A7F2DDD" w14:textId="77777777" w:rsidR="001933CD" w:rsidRDefault="001933CD" w:rsidP="00C208D4"/>
    <w:p w14:paraId="3BEAFDAC" w14:textId="77777777" w:rsidR="00C208D4" w:rsidRDefault="00C208D4" w:rsidP="00C208D4">
      <w:r>
        <w:t>If there is a newer version, follow the instructions to download and install it.</w:t>
      </w:r>
    </w:p>
    <w:p w14:paraId="3C4126CB" w14:textId="58141EA7" w:rsidR="00013E6D" w:rsidRDefault="00013E6D" w:rsidP="00013E6D">
      <w:pPr>
        <w:rPr>
          <w:strike/>
        </w:rPr>
      </w:pPr>
    </w:p>
    <w:p w14:paraId="2645EA93" w14:textId="4DE693FB" w:rsidR="00013E6D" w:rsidRPr="00C208D4" w:rsidRDefault="00013E6D" w:rsidP="00C208D4">
      <w:pPr>
        <w:rPr>
          <w:strike/>
        </w:rPr>
      </w:pPr>
      <w:bookmarkStart w:id="9" w:name="_Ref125979329"/>
    </w:p>
    <w:bookmarkStart w:id="10" w:name="_Toc172621850"/>
    <w:p w14:paraId="6344CD6F" w14:textId="21C7F40E" w:rsidR="00013E6D" w:rsidRPr="00E25F82" w:rsidRDefault="00C208D4" w:rsidP="00013E6D">
      <w:pPr>
        <w:pStyle w:val="Heading2"/>
      </w:pPr>
      <w:r>
        <w:rPr>
          <w:noProof/>
          <w:lang w:val="da-DK" w:eastAsia="da-DK"/>
        </w:rPr>
        <mc:AlternateContent>
          <mc:Choice Requires="wps">
            <w:drawing>
              <wp:anchor distT="0" distB="0" distL="114300" distR="114300" simplePos="0" relativeHeight="251659264" behindDoc="0" locked="0" layoutInCell="1" allowOverlap="1" wp14:anchorId="1D81CE15" wp14:editId="4D4C337D">
                <wp:simplePos x="0" y="0"/>
                <wp:positionH relativeFrom="margin">
                  <wp:posOffset>-716811</wp:posOffset>
                </wp:positionH>
                <wp:positionV relativeFrom="paragraph">
                  <wp:posOffset>-140487</wp:posOffset>
                </wp:positionV>
                <wp:extent cx="7600950" cy="5524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7600950" cy="552450"/>
                        </a:xfrm>
                        <a:prstGeom prst="rect">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6EB14B" id="Rectangle 30" o:spid="_x0000_s1026" style="position:absolute;margin-left:-56.45pt;margin-top:-11.05pt;width:598.5pt;height:43.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" fillcolor="#4472c4 [3204]" strokecolor="#1f3763 [1604]" strokeweight="1pt">
                <v:fill opacity="32896f"/>
                <w10:wrap anchorx="margin"/>
              </v:rect>
            </w:pict>
          </mc:Fallback>
        </mc:AlternateContent>
      </w:r>
      <w:r w:rsidR="00013E6D" w:rsidRPr="00E25F82">
        <w:t>Download and Install the Latest Version</w:t>
      </w:r>
      <w:bookmarkEnd w:id="9"/>
      <w:bookmarkEnd w:id="10"/>
    </w:p>
    <w:p w14:paraId="618A18D4" w14:textId="77777777" w:rsidR="00013E6D" w:rsidRPr="00B776A8" w:rsidRDefault="00013E6D" w:rsidP="00013E6D">
      <w:pPr>
        <w:rPr>
          <w:b/>
          <w:bCs/>
        </w:rPr>
      </w:pPr>
    </w:p>
    <w:p w14:paraId="09E76060" w14:textId="4BCA0478" w:rsidR="00013E6D" w:rsidRDefault="00013E6D" w:rsidP="00013E6D"/>
    <w:p w14:paraId="3E98FEFF" w14:textId="23887D6E" w:rsidR="00DD26DB" w:rsidRPr="00D27DE6" w:rsidRDefault="00DD26DB" w:rsidP="00DD26DB">
      <w:pPr>
        <w:rPr>
          <w:i/>
        </w:rPr>
      </w:pPr>
      <w:r>
        <w:t xml:space="preserve">Please make sure that </w:t>
      </w:r>
      <w:commentRangeStart w:id="11"/>
      <w:commentRangeStart w:id="12"/>
      <w:r>
        <w:t xml:space="preserve">you back up the </w:t>
      </w:r>
      <w:commentRangeEnd w:id="11"/>
      <w:r w:rsidR="00B8664E">
        <w:rPr>
          <w:rStyle w:val="CommentReference"/>
        </w:rPr>
        <w:commentReference w:id="11"/>
      </w:r>
      <w:commentRangeEnd w:id="12"/>
      <w:r w:rsidR="00C2698B">
        <w:rPr>
          <w:rStyle w:val="CommentReference"/>
        </w:rPr>
        <w:commentReference w:id="12"/>
      </w:r>
      <w:r>
        <w:t xml:space="preserve">embedded SQLite3 database file </w:t>
      </w:r>
      <w:r w:rsidRPr="00D97E61">
        <w:rPr>
          <w:b/>
          <w:bCs/>
        </w:rPr>
        <w:t>PRIOR</w:t>
      </w:r>
      <w:r>
        <w:t xml:space="preserve"> to installing the new release. There is a culture of uninstalling the App before installing a new release. This is in many cases a good idea, however we must </w:t>
      </w:r>
      <w:r w:rsidRPr="00E64551">
        <w:rPr>
          <w:b/>
          <w:bCs/>
        </w:rPr>
        <w:t xml:space="preserve">back up </w:t>
      </w:r>
      <w:r>
        <w:t xml:space="preserve">the existing database before </w:t>
      </w:r>
      <w:r w:rsidRPr="00D27DE6">
        <w:rPr>
          <w:i/>
        </w:rPr>
        <w:t>uninstalling</w:t>
      </w:r>
      <w:r>
        <w:t xml:space="preserve"> or </w:t>
      </w:r>
      <w:r w:rsidRPr="00D27DE6">
        <w:rPr>
          <w:i/>
        </w:rPr>
        <w:t>installing</w:t>
      </w:r>
      <w:r>
        <w:t xml:space="preserve"> (on top of) in the name of good data governance.</w:t>
      </w:r>
    </w:p>
    <w:p w14:paraId="6CD4640A" w14:textId="77777777" w:rsidR="00B8664E" w:rsidRDefault="00B8664E" w:rsidP="00B8664E"/>
    <w:p w14:paraId="05DF8E86" w14:textId="6C6B5623" w:rsidR="00B8664E" w:rsidRDefault="00B8664E" w:rsidP="00B8664E">
      <w:r>
        <w:t xml:space="preserve">You do not need to re-install the DB Browser, only the Digi App. </w:t>
      </w:r>
    </w:p>
    <w:p w14:paraId="04F82466" w14:textId="77777777" w:rsidR="00DD26DB" w:rsidRDefault="00DD26DB" w:rsidP="00013E6D"/>
    <w:p w14:paraId="0C68F0CF" w14:textId="62DE4B35" w:rsidR="00013E6D" w:rsidRDefault="00013E6D" w:rsidP="00013E6D">
      <w:commentRangeStart w:id="13"/>
      <w:commentRangeStart w:id="14"/>
      <w:commentRangeStart w:id="15"/>
      <w:r>
        <w:t xml:space="preserve">Before you begin the actual installation, you must log in to the workstation with your </w:t>
      </w:r>
      <w:r>
        <w:rPr>
          <w:i/>
        </w:rPr>
        <w:t>personal log in.</w:t>
      </w:r>
      <w:r>
        <w:t xml:space="preserve"> This is </w:t>
      </w:r>
      <w:r w:rsidR="00366C5D">
        <w:t>to</w:t>
      </w:r>
      <w:r>
        <w:t xml:space="preserve"> make the installation available to the shared account. Please see the Installation section on page 2 for instruction on this.</w:t>
      </w:r>
      <w:commentRangeEnd w:id="13"/>
      <w:r w:rsidR="0036149C">
        <w:rPr>
          <w:rStyle w:val="CommentReference"/>
        </w:rPr>
        <w:commentReference w:id="13"/>
      </w:r>
      <w:commentRangeEnd w:id="14"/>
      <w:r w:rsidR="00C2698B">
        <w:rPr>
          <w:rStyle w:val="CommentReference"/>
        </w:rPr>
        <w:commentReference w:id="14"/>
      </w:r>
      <w:commentRangeEnd w:id="15"/>
      <w:r w:rsidR="00C2698B">
        <w:rPr>
          <w:rStyle w:val="CommentReference"/>
        </w:rPr>
        <w:commentReference w:id="15"/>
      </w:r>
    </w:p>
    <w:p w14:paraId="30EAF5F0" w14:textId="77777777" w:rsidR="00013E6D" w:rsidRPr="002E426B" w:rsidRDefault="00013E6D" w:rsidP="00013E6D"/>
    <w:p w14:paraId="4C5935FC" w14:textId="60AF301C" w:rsidR="00013E6D" w:rsidRDefault="00013E6D" w:rsidP="00013E6D">
      <w:r>
        <w:t xml:space="preserve">Before you download and install a new version of the App, make sure that you have saved all data collected on the app (see </w:t>
      </w:r>
      <w:hyperlink w:anchor="_Exporting_and_Saving" w:history="1">
        <w:r w:rsidRPr="00677DB8">
          <w:rPr>
            <w:rStyle w:val="Hyperlink"/>
          </w:rPr>
          <w:t>Exporting and Saving Data at the End of Each Day</w:t>
        </w:r>
      </w:hyperlink>
      <w:r>
        <w:t xml:space="preserve">). This is important – </w:t>
      </w:r>
      <w:r w:rsidRPr="00372008">
        <w:rPr>
          <w:b/>
          <w:i/>
        </w:rPr>
        <w:t>otherwise you will lose any un-exported work</w:t>
      </w:r>
      <w:r w:rsidRPr="00372008">
        <w:rPr>
          <w:b/>
        </w:rPr>
        <w:t>!</w:t>
      </w:r>
      <w:r>
        <w:t xml:space="preserve"> </w:t>
      </w:r>
    </w:p>
    <w:p w14:paraId="390B1A3B" w14:textId="77777777" w:rsidR="00FA38EC" w:rsidRDefault="00FA38EC" w:rsidP="00013E6D"/>
    <w:p w14:paraId="5C20094B" w14:textId="1C98C61A" w:rsidR="00013E6D" w:rsidRDefault="002F2D37" w:rsidP="00013E6D">
      <w:r>
        <w:t>When</w:t>
      </w:r>
      <w:r w:rsidR="00013E6D">
        <w:t xml:space="preserve"> you need to install a new version, please make sure you have uninstalled the previous version of the app that is on your computer as outlined in the next section of the document. </w:t>
      </w:r>
    </w:p>
    <w:p w14:paraId="54117AE1" w14:textId="615CA33C" w:rsidR="00013E6D" w:rsidRDefault="00013E6D" w:rsidP="00013E6D"/>
    <w:p w14:paraId="3DA3F483" w14:textId="77777777" w:rsidR="00013E6D" w:rsidRDefault="00013E6D" w:rsidP="00013E6D">
      <w:r>
        <w:t xml:space="preserve">Lastly be aware that the installer creates a DaSSCo folder structure in the Document directory which contains the SQLite database as well as a logs folder. These are </w:t>
      </w:r>
      <w:r w:rsidRPr="00993063">
        <w:rPr>
          <w:i/>
        </w:rPr>
        <w:t>necessary</w:t>
      </w:r>
      <w:r>
        <w:t xml:space="preserve"> for the app to run!</w:t>
      </w:r>
    </w:p>
    <w:p w14:paraId="55E81935" w14:textId="77777777" w:rsidR="00013E6D" w:rsidRDefault="00013E6D" w:rsidP="00013E6D"/>
    <w:p w14:paraId="49EE1742" w14:textId="77777777" w:rsidR="001352D0" w:rsidRDefault="001352D0" w:rsidP="00013E6D"/>
    <w:p w14:paraId="4D738697" w14:textId="77777777" w:rsidR="001352D0" w:rsidRDefault="001352D0" w:rsidP="00013E6D"/>
    <w:p w14:paraId="710D1B5C" w14:textId="77777777" w:rsidR="002832B9" w:rsidRDefault="002832B9" w:rsidP="00013E6D"/>
    <w:p w14:paraId="213A101D" w14:textId="26593697" w:rsidR="002832B9" w:rsidRDefault="002832B9" w:rsidP="00013E6D"/>
    <w:bookmarkStart w:id="16" w:name="_Toc172621851"/>
    <w:p w14:paraId="0AC3FAF9" w14:textId="4EEEA128" w:rsidR="00DE62B7" w:rsidRPr="00CB7906" w:rsidRDefault="00DE62B7" w:rsidP="00DE62B7">
      <w:pPr>
        <w:pStyle w:val="Heading3"/>
      </w:pPr>
      <w:r>
        <w:rPr>
          <w:noProof/>
          <w:lang w:val="da-DK" w:eastAsia="da-DK"/>
        </w:rPr>
        <w:lastRenderedPageBreak/>
        <mc:AlternateContent>
          <mc:Choice Requires="wps">
            <w:drawing>
              <wp:anchor distT="0" distB="0" distL="114300" distR="114300" simplePos="0" relativeHeight="251661312" behindDoc="0" locked="0" layoutInCell="1" allowOverlap="1" wp14:anchorId="6DC91C61" wp14:editId="6AC455EA">
                <wp:simplePos x="0" y="0"/>
                <wp:positionH relativeFrom="page">
                  <wp:posOffset>-35020</wp:posOffset>
                </wp:positionH>
                <wp:positionV relativeFrom="paragraph">
                  <wp:posOffset>-103012</wp:posOffset>
                </wp:positionV>
                <wp:extent cx="7600950" cy="4000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7600950" cy="400050"/>
                        </a:xfrm>
                        <a:prstGeom prst="rect">
                          <a:avLst/>
                        </a:prstGeom>
                        <a:solidFill>
                          <a:schemeClr val="accent1">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E35E46" id="Rectangle 31" o:spid="_x0000_s1026" style="position:absolute;margin-left:-2.75pt;margin-top:-8.1pt;width:598.5pt;height:31.5pt;z-index:25166131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" fillcolor="#d9e2f3 [660]" strokecolor="#1f3763 [1604]" strokeweight="1pt">
                <v:fill opacity="32896f"/>
                <w10:wrap anchorx="page"/>
              </v:rect>
            </w:pict>
          </mc:Fallback>
        </mc:AlternateContent>
      </w:r>
      <w:r w:rsidRPr="00CB7906">
        <w:t>To uninstall the previous version, complete the following steps:</w:t>
      </w:r>
      <w:bookmarkEnd w:id="16"/>
    </w:p>
    <w:p w14:paraId="1D0DD105" w14:textId="039C2034" w:rsidR="002832B9" w:rsidRDefault="002832B9" w:rsidP="00013E6D"/>
    <w:p w14:paraId="092816AE" w14:textId="77777777" w:rsidR="00112180" w:rsidRDefault="00112180" w:rsidP="00013E6D"/>
    <w:p w14:paraId="2DF23012" w14:textId="6BDC9AB6" w:rsidR="00013E6D" w:rsidRDefault="00013E6D" w:rsidP="00013E6D">
      <w:r>
        <w:t>Go to the start menu and click on Settings (the cog symbol)</w:t>
      </w:r>
    </w:p>
    <w:p w14:paraId="3F2AF962" w14:textId="2AF64C72" w:rsidR="00013E6D" w:rsidRPr="00E511DF" w:rsidRDefault="00013E6D" w:rsidP="00013E6D"/>
    <w:p w14:paraId="6EADEC15" w14:textId="6665154A" w:rsidR="00013E6D" w:rsidRDefault="00013E6D" w:rsidP="00013E6D">
      <w:r>
        <w:rPr>
          <w:noProof/>
          <w:lang w:val="da-DK" w:eastAsia="da-DK"/>
        </w:rPr>
        <w:drawing>
          <wp:inline distT="0" distB="0" distL="0" distR="0" wp14:anchorId="1B385F87" wp14:editId="5CB577BD">
            <wp:extent cx="1434465" cy="1476233"/>
            <wp:effectExtent l="0" t="0" r="635"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t="51759"/>
                    <a:stretch/>
                  </pic:blipFill>
                  <pic:spPr bwMode="auto">
                    <a:xfrm>
                      <a:off x="0" y="0"/>
                      <a:ext cx="1442751" cy="1484760"/>
                    </a:xfrm>
                    <a:prstGeom prst="rect">
                      <a:avLst/>
                    </a:prstGeom>
                    <a:ln>
                      <a:noFill/>
                    </a:ln>
                    <a:extLst>
                      <a:ext uri="{53640926-AAD7-44D8-BBD7-CCE9431645EC}">
                        <a14:shadowObscured xmlns:a14="http://schemas.microsoft.com/office/drawing/2010/main"/>
                      </a:ext>
                    </a:extLst>
                  </pic:spPr>
                </pic:pic>
              </a:graphicData>
            </a:graphic>
          </wp:inline>
        </w:drawing>
      </w:r>
    </w:p>
    <w:p w14:paraId="2146C669" w14:textId="77777777" w:rsidR="00013E6D" w:rsidRDefault="00013E6D" w:rsidP="00013E6D"/>
    <w:p w14:paraId="33366976" w14:textId="77777777" w:rsidR="00013E6D" w:rsidRDefault="00013E6D" w:rsidP="00013E6D">
      <w:r>
        <w:t xml:space="preserve">This will bring up the </w:t>
      </w:r>
      <w:proofErr w:type="gramStart"/>
      <w:r>
        <w:t>Windows</w:t>
      </w:r>
      <w:proofErr w:type="gramEnd"/>
      <w:r>
        <w:t xml:space="preserve"> Settings menu. Select Apps.</w:t>
      </w:r>
    </w:p>
    <w:p w14:paraId="49789A00" w14:textId="77777777" w:rsidR="00013E6D" w:rsidRDefault="00013E6D" w:rsidP="00013E6D"/>
    <w:p w14:paraId="32B8CC71" w14:textId="77777777" w:rsidR="00013E6D" w:rsidRDefault="00013E6D" w:rsidP="00013E6D">
      <w:r>
        <w:rPr>
          <w:noProof/>
          <w:lang w:val="da-DK" w:eastAsia="da-DK"/>
        </w:rPr>
        <w:drawing>
          <wp:inline distT="0" distB="0" distL="0" distR="0" wp14:anchorId="38BF6241" wp14:editId="2129343A">
            <wp:extent cx="4391025" cy="2186400"/>
            <wp:effectExtent l="0" t="0" r="0" b="4445"/>
            <wp:docPr id="62" name="Picture 6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17928" cy="2199796"/>
                    </a:xfrm>
                    <a:prstGeom prst="rect">
                      <a:avLst/>
                    </a:prstGeom>
                  </pic:spPr>
                </pic:pic>
              </a:graphicData>
            </a:graphic>
          </wp:inline>
        </w:drawing>
      </w:r>
    </w:p>
    <w:p w14:paraId="7687C7BD" w14:textId="77777777" w:rsidR="00013E6D" w:rsidRDefault="00013E6D" w:rsidP="00013E6D"/>
    <w:p w14:paraId="5206A2CF" w14:textId="77777777" w:rsidR="00013E6D" w:rsidRDefault="00013E6D" w:rsidP="00013E6D">
      <w:r>
        <w:t>Scroll through the list of Apps until you see the DaSSCo Mass Digitizer app listed</w:t>
      </w:r>
    </w:p>
    <w:p w14:paraId="63A0B07F" w14:textId="77777777" w:rsidR="00013E6D" w:rsidRDefault="00013E6D" w:rsidP="00013E6D"/>
    <w:p w14:paraId="269FD50D" w14:textId="77777777" w:rsidR="00013E6D" w:rsidRDefault="00013E6D" w:rsidP="00013E6D">
      <w:r>
        <w:rPr>
          <w:noProof/>
          <w:lang w:val="da-DK" w:eastAsia="da-DK"/>
        </w:rPr>
        <w:drawing>
          <wp:inline distT="0" distB="0" distL="0" distR="0" wp14:anchorId="44C55C07" wp14:editId="626852E8">
            <wp:extent cx="4298950" cy="2095950"/>
            <wp:effectExtent l="0" t="0" r="6350" b="0"/>
            <wp:docPr id="61" name="Picture 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5050" cy="2103800"/>
                    </a:xfrm>
                    <a:prstGeom prst="rect">
                      <a:avLst/>
                    </a:prstGeom>
                  </pic:spPr>
                </pic:pic>
              </a:graphicData>
            </a:graphic>
          </wp:inline>
        </w:drawing>
      </w:r>
    </w:p>
    <w:p w14:paraId="5CBD1030" w14:textId="77777777" w:rsidR="00013E6D" w:rsidRDefault="00013E6D" w:rsidP="00013E6D"/>
    <w:p w14:paraId="240879C7" w14:textId="77777777" w:rsidR="002832B9" w:rsidRDefault="002832B9">
      <w:pPr>
        <w:spacing w:after="160" w:line="259" w:lineRule="auto"/>
      </w:pPr>
      <w:r>
        <w:br w:type="page"/>
      </w:r>
    </w:p>
    <w:p w14:paraId="5C22F1AE" w14:textId="4EAB7DDD" w:rsidR="00013E6D" w:rsidRDefault="00013E6D" w:rsidP="00013E6D">
      <w:r>
        <w:lastRenderedPageBreak/>
        <w:t xml:space="preserve">Click on it and select Uninstall. </w:t>
      </w:r>
    </w:p>
    <w:p w14:paraId="439E7DCC" w14:textId="77777777" w:rsidR="00013E6D" w:rsidRDefault="00013E6D" w:rsidP="00013E6D"/>
    <w:p w14:paraId="324CCFEE" w14:textId="77777777" w:rsidR="00013E6D" w:rsidRDefault="00013E6D" w:rsidP="00013E6D">
      <w:r>
        <w:rPr>
          <w:noProof/>
          <w:lang w:val="da-DK" w:eastAsia="da-DK"/>
        </w:rPr>
        <w:drawing>
          <wp:inline distT="0" distB="0" distL="0" distR="0" wp14:anchorId="57416A5E" wp14:editId="039A7B0F">
            <wp:extent cx="4318000" cy="2134358"/>
            <wp:effectExtent l="0" t="0" r="6350" b="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44662" cy="2147537"/>
                    </a:xfrm>
                    <a:prstGeom prst="rect">
                      <a:avLst/>
                    </a:prstGeom>
                  </pic:spPr>
                </pic:pic>
              </a:graphicData>
            </a:graphic>
          </wp:inline>
        </w:drawing>
      </w:r>
    </w:p>
    <w:p w14:paraId="47D1A89D" w14:textId="77777777" w:rsidR="00013E6D" w:rsidRDefault="00013E6D" w:rsidP="00013E6D"/>
    <w:p w14:paraId="513E6FFE" w14:textId="77777777" w:rsidR="00013E6D" w:rsidRDefault="00013E6D" w:rsidP="00013E6D">
      <w:r>
        <w:t xml:space="preserve">You may need </w:t>
      </w:r>
      <w:proofErr w:type="gramStart"/>
      <w:r>
        <w:t>get</w:t>
      </w:r>
      <w:proofErr w:type="gramEnd"/>
      <w:r>
        <w:t xml:space="preserve"> one or more pop up boxes. Continue to uninstall.</w:t>
      </w:r>
    </w:p>
    <w:p w14:paraId="635B3EC2" w14:textId="77777777" w:rsidR="00013E6D" w:rsidRDefault="00013E6D" w:rsidP="00013E6D"/>
    <w:p w14:paraId="3E83905D" w14:textId="77777777" w:rsidR="00013E6D" w:rsidRDefault="00013E6D" w:rsidP="00013E6D">
      <w:r>
        <w:rPr>
          <w:noProof/>
          <w:lang w:val="da-DK" w:eastAsia="da-DK"/>
        </w:rPr>
        <w:drawing>
          <wp:inline distT="0" distB="0" distL="0" distR="0" wp14:anchorId="586F98EF" wp14:editId="4C4AE24A">
            <wp:extent cx="4225169" cy="2108200"/>
            <wp:effectExtent l="0" t="0" r="4445" b="635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42949" cy="2117072"/>
                    </a:xfrm>
                    <a:prstGeom prst="rect">
                      <a:avLst/>
                    </a:prstGeom>
                  </pic:spPr>
                </pic:pic>
              </a:graphicData>
            </a:graphic>
          </wp:inline>
        </w:drawing>
      </w:r>
    </w:p>
    <w:p w14:paraId="58460B3D" w14:textId="77777777" w:rsidR="00013E6D" w:rsidRDefault="00013E6D" w:rsidP="00013E6D"/>
    <w:p w14:paraId="1229F9A1" w14:textId="77777777" w:rsidR="00013E6D" w:rsidRDefault="00013E6D" w:rsidP="00013E6D">
      <w:r>
        <w:rPr>
          <w:noProof/>
          <w:lang w:val="da-DK" w:eastAsia="da-DK"/>
        </w:rPr>
        <w:drawing>
          <wp:inline distT="0" distB="0" distL="0" distR="0" wp14:anchorId="6FD80613" wp14:editId="4D6DF4E6">
            <wp:extent cx="3663950" cy="2215553"/>
            <wp:effectExtent l="0" t="0" r="0" b="0"/>
            <wp:docPr id="65" name="Picture 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95487" cy="2234623"/>
                    </a:xfrm>
                    <a:prstGeom prst="rect">
                      <a:avLst/>
                    </a:prstGeom>
                  </pic:spPr>
                </pic:pic>
              </a:graphicData>
            </a:graphic>
          </wp:inline>
        </w:drawing>
      </w:r>
    </w:p>
    <w:p w14:paraId="6F5A607D" w14:textId="77777777" w:rsidR="00013E6D" w:rsidRDefault="00013E6D" w:rsidP="00013E6D"/>
    <w:p w14:paraId="793494CA" w14:textId="77777777" w:rsidR="00013E6D" w:rsidRDefault="00013E6D" w:rsidP="00013E6D">
      <w:r>
        <w:t>After this process, you will receive a notification that the App has been removed.</w:t>
      </w:r>
    </w:p>
    <w:p w14:paraId="713D1379" w14:textId="77777777" w:rsidR="00013E6D" w:rsidRDefault="00013E6D" w:rsidP="00013E6D">
      <w:r>
        <w:rPr>
          <w:noProof/>
          <w:lang w:val="da-DK" w:eastAsia="da-DK"/>
        </w:rPr>
        <w:drawing>
          <wp:anchor distT="0" distB="0" distL="114300" distR="114300" simplePos="0" relativeHeight="251660288" behindDoc="0" locked="0" layoutInCell="1" allowOverlap="1" wp14:anchorId="0E58E7E9" wp14:editId="03C58CA5">
            <wp:simplePos x="0" y="0"/>
            <wp:positionH relativeFrom="margin">
              <wp:align>left</wp:align>
            </wp:positionH>
            <wp:positionV relativeFrom="paragraph">
              <wp:posOffset>121920</wp:posOffset>
            </wp:positionV>
            <wp:extent cx="3327400" cy="1304290"/>
            <wp:effectExtent l="0" t="0" r="6350" b="0"/>
            <wp:wrapSquare wrapText="bothSides"/>
            <wp:docPr id="11" name="Picture 1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erro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49546" cy="1313222"/>
                    </a:xfrm>
                    <a:prstGeom prst="rect">
                      <a:avLst/>
                    </a:prstGeom>
                  </pic:spPr>
                </pic:pic>
              </a:graphicData>
            </a:graphic>
            <wp14:sizeRelH relativeFrom="margin">
              <wp14:pctWidth>0</wp14:pctWidth>
            </wp14:sizeRelH>
            <wp14:sizeRelV relativeFrom="margin">
              <wp14:pctHeight>0</wp14:pctHeight>
            </wp14:sizeRelV>
          </wp:anchor>
        </w:drawing>
      </w:r>
    </w:p>
    <w:p w14:paraId="4F21002B" w14:textId="77777777" w:rsidR="00013E6D" w:rsidRDefault="00013E6D" w:rsidP="00013E6D"/>
    <w:p w14:paraId="40104B29" w14:textId="77777777" w:rsidR="00013E6D" w:rsidRDefault="00013E6D" w:rsidP="00013E6D"/>
    <w:p w14:paraId="4C20400E" w14:textId="77777777" w:rsidR="00013E6D" w:rsidRDefault="00013E6D" w:rsidP="00013E6D"/>
    <w:p w14:paraId="0C4642F7" w14:textId="77777777" w:rsidR="00013E6D" w:rsidRDefault="00013E6D" w:rsidP="00013E6D"/>
    <w:p w14:paraId="7E83A417" w14:textId="77777777" w:rsidR="00013E6D" w:rsidRDefault="00013E6D" w:rsidP="00013E6D"/>
    <w:p w14:paraId="1B3B068F" w14:textId="77777777" w:rsidR="00013E6D" w:rsidRDefault="00013E6D" w:rsidP="00013E6D"/>
    <w:p w14:paraId="42776DB2" w14:textId="77777777" w:rsidR="00013E6D" w:rsidRDefault="00013E6D" w:rsidP="00013E6D"/>
    <w:p w14:paraId="7AB82605" w14:textId="77777777" w:rsidR="00013E6D" w:rsidRDefault="00013E6D" w:rsidP="00013E6D"/>
    <w:p w14:paraId="05977E4A" w14:textId="5116C3A8" w:rsidR="00013E6D" w:rsidRDefault="00013E6D" w:rsidP="00013E6D">
      <w:r>
        <w:t>I</w:t>
      </w:r>
      <w:r w:rsidR="002832B9">
        <w:t>n</w:t>
      </w:r>
      <w:r>
        <w:t xml:space="preserve"> addition to this, please c</w:t>
      </w:r>
      <w:r w:rsidRPr="00826EC2">
        <w:t xml:space="preserve">lose and save any data from DB Browser for SQLite, or any database browser, </w:t>
      </w:r>
      <w:r w:rsidR="00DB0483">
        <w:t>that</w:t>
      </w:r>
      <w:r w:rsidRPr="00826EC2">
        <w:t xml:space="preserve"> you have open as this can interfere with the installation process.</w:t>
      </w:r>
    </w:p>
    <w:p w14:paraId="1FD482B9" w14:textId="12CF7142" w:rsidR="00013E6D" w:rsidRDefault="00FD7ADD" w:rsidP="00013E6D">
      <w:r>
        <w:rPr>
          <w:noProof/>
          <w:lang w:val="da-DK" w:eastAsia="da-DK"/>
        </w:rPr>
        <mc:AlternateContent>
          <mc:Choice Requires="wps">
            <w:drawing>
              <wp:anchor distT="0" distB="0" distL="114300" distR="114300" simplePos="0" relativeHeight="251668480" behindDoc="0" locked="0" layoutInCell="1" allowOverlap="1" wp14:anchorId="4CB155DB" wp14:editId="0838C00C">
                <wp:simplePos x="0" y="0"/>
                <wp:positionH relativeFrom="page">
                  <wp:posOffset>0</wp:posOffset>
                </wp:positionH>
                <wp:positionV relativeFrom="paragraph">
                  <wp:posOffset>238125</wp:posOffset>
                </wp:positionV>
                <wp:extent cx="7600950" cy="400050"/>
                <wp:effectExtent l="0" t="0" r="19050" b="19050"/>
                <wp:wrapNone/>
                <wp:docPr id="48" name="Rectangle 48"/>
                <wp:cNvGraphicFramePr/>
                <a:graphic xmlns:a="http://schemas.openxmlformats.org/drawingml/2006/main">
                  <a:graphicData uri="http://schemas.microsoft.com/office/word/2010/wordprocessingShape">
                    <wps:wsp>
                      <wps:cNvSpPr/>
                      <wps:spPr>
                        <a:xfrm>
                          <a:off x="0" y="0"/>
                          <a:ext cx="7600950" cy="400050"/>
                        </a:xfrm>
                        <a:prstGeom prst="rect">
                          <a:avLst/>
                        </a:prstGeom>
                        <a:solidFill>
                          <a:schemeClr val="accent1">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581E1D" id="Rectangle 48" o:spid="_x0000_s1026" style="position:absolute;margin-left:0;margin-top:18.75pt;width:598.5pt;height:31.5pt;z-index:25166848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" fillcolor="#d9e2f3 [660]" strokecolor="#1f3763 [1604]" strokeweight="1pt">
                <v:fill opacity="32896f"/>
                <w10:wrap anchorx="page"/>
              </v:rect>
            </w:pict>
          </mc:Fallback>
        </mc:AlternateContent>
      </w:r>
    </w:p>
    <w:p w14:paraId="5CE28902" w14:textId="77777777" w:rsidR="00013E6D" w:rsidRDefault="00013E6D" w:rsidP="00013E6D"/>
    <w:p w14:paraId="79AEE87E" w14:textId="22863C99" w:rsidR="00013E6D" w:rsidRDefault="00013E6D" w:rsidP="00013E6D">
      <w:pPr>
        <w:pStyle w:val="Heading3"/>
      </w:pPr>
      <w:bookmarkStart w:id="17" w:name="_Toc172621852"/>
      <w:r w:rsidRPr="00CB7906">
        <w:t xml:space="preserve">To install the </w:t>
      </w:r>
      <w:r>
        <w:t>newest</w:t>
      </w:r>
      <w:r w:rsidRPr="00CB7906">
        <w:t xml:space="preserve"> version, complete the following steps:</w:t>
      </w:r>
      <w:bookmarkEnd w:id="17"/>
    </w:p>
    <w:p w14:paraId="461A10A6" w14:textId="77777777" w:rsidR="00013E6D" w:rsidRDefault="00013E6D" w:rsidP="00013E6D"/>
    <w:p w14:paraId="57AF4CE0" w14:textId="77777777" w:rsidR="00DD26DB" w:rsidRDefault="00DD26DB" w:rsidP="00013E6D"/>
    <w:p w14:paraId="0A0DE2D8" w14:textId="2446A43E" w:rsidR="00013E6D" w:rsidRDefault="007C3588" w:rsidP="00013E6D">
      <w:r>
        <w:t>Log</w:t>
      </w:r>
      <w:r w:rsidR="00013E6D">
        <w:t xml:space="preserve"> in </w:t>
      </w:r>
      <w:r>
        <w:t>to</w:t>
      </w:r>
      <w:r w:rsidR="00013E6D">
        <w:t xml:space="preserve"> the shared account </w:t>
      </w:r>
      <w:r w:rsidR="00013E6D" w:rsidRPr="00ED01B0">
        <w:t>SUA-SNM-DaSSCo01</w:t>
      </w:r>
      <w:r w:rsidR="00013E6D">
        <w:t>.</w:t>
      </w:r>
    </w:p>
    <w:p w14:paraId="51C41F48" w14:textId="77777777" w:rsidR="00013E6D" w:rsidRDefault="00013E6D" w:rsidP="00013E6D"/>
    <w:p w14:paraId="6BF0EA71" w14:textId="0740988F" w:rsidR="00013E6D" w:rsidRDefault="00C86124" w:rsidP="00013E6D">
      <w:r>
        <w:t>Find the newest release on</w:t>
      </w:r>
      <w:r w:rsidR="00013E6D">
        <w:t xml:space="preserve"> the </w:t>
      </w:r>
      <w:proofErr w:type="spellStart"/>
      <w:r w:rsidR="00013E6D">
        <w:t>Github</w:t>
      </w:r>
      <w:proofErr w:type="spellEnd"/>
      <w:r w:rsidR="00013E6D">
        <w:t xml:space="preserve"> page: </w:t>
      </w:r>
      <w:hyperlink r:id="rId24" w:history="1">
        <w:r w:rsidR="00013E6D" w:rsidRPr="00D46B6C">
          <w:rPr>
            <w:rStyle w:val="Hyperlink"/>
          </w:rPr>
          <w:t>https://github.com/NHMDenmark/Mass-Digitizer/releases</w:t>
        </w:r>
      </w:hyperlink>
      <w:r w:rsidR="00013E6D">
        <w:t xml:space="preserve"> </w:t>
      </w:r>
    </w:p>
    <w:p w14:paraId="146C3510" w14:textId="77777777" w:rsidR="00013E6D" w:rsidRDefault="00013E6D" w:rsidP="00013E6D"/>
    <w:p w14:paraId="163C5FE9" w14:textId="64077683" w:rsidR="00013E6D" w:rsidRDefault="00013E6D" w:rsidP="00013E6D">
      <w:r>
        <w:t xml:space="preserve">Select the newest release and it will now download onto your computer. </w:t>
      </w:r>
    </w:p>
    <w:p w14:paraId="253830DB" w14:textId="77777777" w:rsidR="00013E6D" w:rsidRDefault="00013E6D" w:rsidP="00013E6D"/>
    <w:p w14:paraId="77B718C6" w14:textId="77777777" w:rsidR="00013E6D" w:rsidRDefault="00013E6D" w:rsidP="00013E6D">
      <w:r>
        <w:t xml:space="preserve">You must move the installation file to the N drive in the </w:t>
      </w:r>
      <w:r w:rsidRPr="00D7548D">
        <w:t>N:\SCI-SNM-DigitalCollections\DaSSCo\Digi App</w:t>
      </w:r>
      <w:r>
        <w:t xml:space="preserve"> folder. From here on you follow the instructions in </w:t>
      </w:r>
      <w:hyperlink w:anchor="_Initial_Installation" w:history="1">
        <w:r w:rsidRPr="00D7548D">
          <w:rPr>
            <w:rStyle w:val="Hyperlink"/>
          </w:rPr>
          <w:t>Initial Installation</w:t>
        </w:r>
      </w:hyperlink>
      <w:r>
        <w:t xml:space="preserve"> .</w:t>
      </w:r>
    </w:p>
    <w:p w14:paraId="463E4E41" w14:textId="77777777" w:rsidR="00013E6D" w:rsidRDefault="00013E6D" w:rsidP="00013E6D"/>
    <w:p w14:paraId="5F4CE3DC" w14:textId="77777777" w:rsidR="00013E6D" w:rsidRDefault="00013E6D" w:rsidP="00013E6D">
      <w:r>
        <w:t>Once you have clicked (or double clicked) to install the app, the following window might appear.</w:t>
      </w:r>
    </w:p>
    <w:p w14:paraId="23CE5D5E" w14:textId="77777777" w:rsidR="00013E6D" w:rsidRDefault="00013E6D" w:rsidP="00013E6D"/>
    <w:p w14:paraId="3EE0AEF3" w14:textId="77777777" w:rsidR="00013E6D" w:rsidRDefault="0039283C" w:rsidP="00013E6D">
      <w:pPr>
        <w:rPr>
          <w:lang w:val="en-GB"/>
        </w:rPr>
      </w:pPr>
      <w:r w:rsidRPr="0039283C">
        <w:rPr>
          <w:noProof/>
          <w:lang w:val="en-GB"/>
          <w14:ligatures w14:val="standardContextual"/>
        </w:rPr>
        <w:object w:dxaOrig="6240" w:dyaOrig="5280" w14:anchorId="4B0C6B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56pt;height:218.5pt;mso-width-percent:0;mso-height-percent:0;mso-width-percent:0;mso-height-percent:0" o:ole="">
            <v:imagedata r:id="rId25" o:title=""/>
          </v:shape>
          <o:OLEObject Type="Embed" ProgID="Unknown" ShapeID="_x0000_i1025" DrawAspect="Content" ObjectID="_1783234626" r:id="rId26"/>
        </w:object>
      </w:r>
    </w:p>
    <w:p w14:paraId="4CA464E9" w14:textId="77777777" w:rsidR="00013E6D" w:rsidRDefault="00013E6D" w:rsidP="00013E6D">
      <w:pPr>
        <w:rPr>
          <w:lang w:val="en-GB"/>
        </w:rPr>
      </w:pPr>
    </w:p>
    <w:p w14:paraId="59C0272B" w14:textId="77777777" w:rsidR="00013E6D" w:rsidRDefault="00013E6D" w:rsidP="00013E6D">
      <w:pPr>
        <w:rPr>
          <w:lang w:val="en-GB"/>
        </w:rPr>
      </w:pPr>
    </w:p>
    <w:p w14:paraId="3BAB855F" w14:textId="77777777" w:rsidR="00013E6D" w:rsidRDefault="00013E6D" w:rsidP="00013E6D">
      <w:pPr>
        <w:rPr>
          <w:lang w:val="en-GB"/>
        </w:rPr>
      </w:pPr>
    </w:p>
    <w:p w14:paraId="7BCBD83C" w14:textId="77777777" w:rsidR="002832B9" w:rsidRDefault="002832B9">
      <w:pPr>
        <w:spacing w:after="160" w:line="259" w:lineRule="auto"/>
        <w:rPr>
          <w:lang w:val="en-GB"/>
        </w:rPr>
      </w:pPr>
      <w:r>
        <w:rPr>
          <w:lang w:val="en-GB"/>
        </w:rPr>
        <w:br w:type="page"/>
      </w:r>
    </w:p>
    <w:p w14:paraId="3E2864CE" w14:textId="1F6EE174" w:rsidR="00013E6D" w:rsidRDefault="00013E6D" w:rsidP="00013E6D">
      <w:pPr>
        <w:rPr>
          <w:lang w:val="en-GB"/>
        </w:rPr>
      </w:pPr>
      <w:r>
        <w:rPr>
          <w:lang w:val="en-GB"/>
        </w:rPr>
        <w:lastRenderedPageBreak/>
        <w:t xml:space="preserve">Now, in the window select </w:t>
      </w:r>
      <w:r w:rsidRPr="00426492">
        <w:rPr>
          <w:u w:val="single"/>
          <w:lang w:val="en-GB"/>
        </w:rPr>
        <w:t>More info</w:t>
      </w:r>
    </w:p>
    <w:p w14:paraId="2EAFFDC4" w14:textId="77777777" w:rsidR="00013E6D" w:rsidRDefault="00013E6D" w:rsidP="00013E6D">
      <w:pPr>
        <w:rPr>
          <w:lang w:val="en-GB"/>
        </w:rPr>
      </w:pPr>
    </w:p>
    <w:p w14:paraId="30A71442" w14:textId="77777777" w:rsidR="00013E6D" w:rsidRDefault="00013E6D" w:rsidP="00013E6D">
      <w:pPr>
        <w:rPr>
          <w:lang w:val="en-GB"/>
        </w:rPr>
      </w:pPr>
      <w:r>
        <w:rPr>
          <w:noProof/>
          <w:lang w:val="da-DK" w:eastAsia="da-DK"/>
        </w:rPr>
        <w:drawing>
          <wp:inline distT="0" distB="0" distL="0" distR="0" wp14:anchorId="4FB8DABC" wp14:editId="01AC445A">
            <wp:extent cx="3413530" cy="2886075"/>
            <wp:effectExtent l="0" t="0" r="0" b="0"/>
            <wp:docPr id="67" name="Picture 67"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21092" cy="2892468"/>
                    </a:xfrm>
                    <a:prstGeom prst="rect">
                      <a:avLst/>
                    </a:prstGeom>
                  </pic:spPr>
                </pic:pic>
              </a:graphicData>
            </a:graphic>
          </wp:inline>
        </w:drawing>
      </w:r>
    </w:p>
    <w:p w14:paraId="14C0E978" w14:textId="77777777" w:rsidR="00013E6D" w:rsidRDefault="00013E6D" w:rsidP="00013E6D">
      <w:pPr>
        <w:rPr>
          <w:lang w:val="en-GB"/>
        </w:rPr>
      </w:pPr>
    </w:p>
    <w:p w14:paraId="47C94AA1" w14:textId="77777777" w:rsidR="00013E6D" w:rsidRDefault="00013E6D" w:rsidP="00013E6D">
      <w:pPr>
        <w:rPr>
          <w:lang w:val="en-GB"/>
        </w:rPr>
      </w:pPr>
      <w:r>
        <w:rPr>
          <w:lang w:val="en-GB"/>
        </w:rPr>
        <w:t>Then select ‘Run anyway’.</w:t>
      </w:r>
    </w:p>
    <w:p w14:paraId="1040D882" w14:textId="77777777" w:rsidR="00013E6D" w:rsidRDefault="00013E6D" w:rsidP="00013E6D">
      <w:pPr>
        <w:rPr>
          <w:noProof/>
          <w:lang w:val="en-GB"/>
        </w:rPr>
      </w:pPr>
    </w:p>
    <w:p w14:paraId="22BEBAC9" w14:textId="77777777" w:rsidR="00013E6D" w:rsidRDefault="00013E6D" w:rsidP="00013E6D">
      <w:pPr>
        <w:rPr>
          <w:lang w:val="en-GB"/>
        </w:rPr>
      </w:pPr>
      <w:r>
        <w:rPr>
          <w:noProof/>
          <w:lang w:val="da-DK" w:eastAsia="da-DK"/>
        </w:rPr>
        <w:drawing>
          <wp:inline distT="0" distB="0" distL="0" distR="0" wp14:anchorId="48C6F34E" wp14:editId="1370E38A">
            <wp:extent cx="3461975" cy="3190875"/>
            <wp:effectExtent l="0" t="0" r="5715" b="0"/>
            <wp:docPr id="10" name="Picture 10"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erro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85575" cy="3212627"/>
                    </a:xfrm>
                    <a:prstGeom prst="rect">
                      <a:avLst/>
                    </a:prstGeom>
                  </pic:spPr>
                </pic:pic>
              </a:graphicData>
            </a:graphic>
          </wp:inline>
        </w:drawing>
      </w:r>
    </w:p>
    <w:p w14:paraId="0A107668" w14:textId="77777777" w:rsidR="00013E6D" w:rsidRDefault="00013E6D" w:rsidP="00013E6D">
      <w:pPr>
        <w:rPr>
          <w:lang w:val="en-GB"/>
        </w:rPr>
      </w:pPr>
    </w:p>
    <w:p w14:paraId="43CF3AD7" w14:textId="77777777" w:rsidR="00C973E1" w:rsidRDefault="00C973E1">
      <w:pPr>
        <w:spacing w:after="160" w:line="259" w:lineRule="auto"/>
        <w:rPr>
          <w:lang w:val="en-GB"/>
        </w:rPr>
      </w:pPr>
      <w:r>
        <w:rPr>
          <w:lang w:val="en-GB"/>
        </w:rPr>
        <w:br w:type="page"/>
      </w:r>
    </w:p>
    <w:p w14:paraId="349B2EE7" w14:textId="29FC016B" w:rsidR="00013E6D" w:rsidRDefault="00013E6D" w:rsidP="00013E6D">
      <w:pPr>
        <w:rPr>
          <w:lang w:val="en-GB"/>
        </w:rPr>
      </w:pPr>
      <w:r>
        <w:rPr>
          <w:lang w:val="en-GB"/>
        </w:rPr>
        <w:lastRenderedPageBreak/>
        <w:t xml:space="preserve">A window will appear and the location to be installed will be automatically selected. Do not change this installation location or the app will not work. </w:t>
      </w:r>
    </w:p>
    <w:p w14:paraId="40631375" w14:textId="77777777" w:rsidR="00013E6D" w:rsidRDefault="00013E6D" w:rsidP="00013E6D">
      <w:pPr>
        <w:rPr>
          <w:lang w:val="en-GB"/>
        </w:rPr>
      </w:pPr>
    </w:p>
    <w:p w14:paraId="33EE4A8B" w14:textId="77777777" w:rsidR="00013E6D" w:rsidRDefault="00013E6D" w:rsidP="00013E6D">
      <w:pPr>
        <w:rPr>
          <w:lang w:val="en-GB"/>
        </w:rPr>
      </w:pPr>
      <w:r>
        <w:rPr>
          <w:noProof/>
          <w:lang w:val="da-DK" w:eastAsia="da-DK"/>
        </w:rPr>
        <w:drawing>
          <wp:inline distT="0" distB="0" distL="0" distR="0" wp14:anchorId="6CD5D456" wp14:editId="623FD1B7">
            <wp:extent cx="3519692" cy="2657475"/>
            <wp:effectExtent l="0" t="0" r="508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34457" cy="2668623"/>
                    </a:xfrm>
                    <a:prstGeom prst="rect">
                      <a:avLst/>
                    </a:prstGeom>
                  </pic:spPr>
                </pic:pic>
              </a:graphicData>
            </a:graphic>
          </wp:inline>
        </w:drawing>
      </w:r>
    </w:p>
    <w:p w14:paraId="57AE8492" w14:textId="77777777" w:rsidR="00013E6D" w:rsidRDefault="00013E6D" w:rsidP="00013E6D">
      <w:pPr>
        <w:rPr>
          <w:lang w:val="en-GB"/>
        </w:rPr>
      </w:pPr>
    </w:p>
    <w:p w14:paraId="5D20B937" w14:textId="77777777" w:rsidR="00013E6D" w:rsidRDefault="00013E6D" w:rsidP="00013E6D">
      <w:pPr>
        <w:rPr>
          <w:lang w:val="en-GB"/>
        </w:rPr>
      </w:pPr>
      <w:r>
        <w:rPr>
          <w:lang w:val="en-GB"/>
        </w:rPr>
        <w:t>Select next. If a prompt about ‘This folder: … already exists’ simply press ‘Yes’.</w:t>
      </w:r>
    </w:p>
    <w:p w14:paraId="4B6E6D90" w14:textId="77777777" w:rsidR="00013E6D" w:rsidRDefault="00013E6D" w:rsidP="00013E6D">
      <w:pPr>
        <w:rPr>
          <w:lang w:val="en-GB"/>
        </w:rPr>
      </w:pPr>
    </w:p>
    <w:p w14:paraId="666E0D72" w14:textId="77777777" w:rsidR="00013E6D" w:rsidRDefault="00013E6D" w:rsidP="00013E6D">
      <w:pPr>
        <w:rPr>
          <w:lang w:val="en-GB"/>
        </w:rPr>
      </w:pPr>
      <w:r>
        <w:rPr>
          <w:noProof/>
          <w:lang w:val="da-DK" w:eastAsia="da-DK"/>
        </w:rPr>
        <w:drawing>
          <wp:inline distT="0" distB="0" distL="0" distR="0" wp14:anchorId="455D37AA" wp14:editId="242D5AF6">
            <wp:extent cx="3282950" cy="2471630"/>
            <wp:effectExtent l="0" t="0" r="0" b="50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89811" cy="2476795"/>
                    </a:xfrm>
                    <a:prstGeom prst="rect">
                      <a:avLst/>
                    </a:prstGeom>
                  </pic:spPr>
                </pic:pic>
              </a:graphicData>
            </a:graphic>
          </wp:inline>
        </w:drawing>
      </w:r>
    </w:p>
    <w:p w14:paraId="2706A9FA" w14:textId="77777777" w:rsidR="00013E6D" w:rsidRDefault="00013E6D" w:rsidP="00013E6D">
      <w:pPr>
        <w:rPr>
          <w:lang w:val="en-GB"/>
        </w:rPr>
      </w:pPr>
    </w:p>
    <w:p w14:paraId="45B3B450" w14:textId="77777777" w:rsidR="00013E6D" w:rsidRDefault="00013E6D" w:rsidP="00013E6D">
      <w:pPr>
        <w:rPr>
          <w:lang w:val="en-GB"/>
        </w:rPr>
      </w:pPr>
    </w:p>
    <w:p w14:paraId="1A192866" w14:textId="77777777" w:rsidR="00013E6D" w:rsidRDefault="00013E6D" w:rsidP="00013E6D">
      <w:pPr>
        <w:rPr>
          <w:lang w:val="en-GB"/>
        </w:rPr>
      </w:pPr>
      <w:r>
        <w:rPr>
          <w:noProof/>
          <w:lang w:val="da-DK" w:eastAsia="da-DK"/>
        </w:rPr>
        <w:drawing>
          <wp:inline distT="0" distB="0" distL="0" distR="0" wp14:anchorId="7B075FE9" wp14:editId="64F777F6">
            <wp:extent cx="3232150" cy="2439844"/>
            <wp:effectExtent l="0" t="0" r="635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37898" cy="2444183"/>
                    </a:xfrm>
                    <a:prstGeom prst="rect">
                      <a:avLst/>
                    </a:prstGeom>
                  </pic:spPr>
                </pic:pic>
              </a:graphicData>
            </a:graphic>
          </wp:inline>
        </w:drawing>
      </w:r>
    </w:p>
    <w:p w14:paraId="522F8188" w14:textId="77777777" w:rsidR="00013E6D" w:rsidRDefault="00013E6D" w:rsidP="00013E6D">
      <w:pPr>
        <w:rPr>
          <w:lang w:val="en-GB"/>
        </w:rPr>
      </w:pPr>
    </w:p>
    <w:p w14:paraId="03892C41" w14:textId="77777777" w:rsidR="00013E6D" w:rsidRDefault="00013E6D" w:rsidP="00013E6D">
      <w:pPr>
        <w:rPr>
          <w:lang w:val="en-GB"/>
        </w:rPr>
      </w:pPr>
      <w:r>
        <w:rPr>
          <w:noProof/>
          <w:lang w:val="da-DK" w:eastAsia="da-DK"/>
        </w:rPr>
        <w:lastRenderedPageBreak/>
        <w:drawing>
          <wp:inline distT="0" distB="0" distL="0" distR="0" wp14:anchorId="04C1FE33" wp14:editId="2141983C">
            <wp:extent cx="3206750" cy="2275941"/>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12726" cy="2280182"/>
                    </a:xfrm>
                    <a:prstGeom prst="rect">
                      <a:avLst/>
                    </a:prstGeom>
                  </pic:spPr>
                </pic:pic>
              </a:graphicData>
            </a:graphic>
          </wp:inline>
        </w:drawing>
      </w:r>
    </w:p>
    <w:p w14:paraId="40737807" w14:textId="77777777" w:rsidR="00013E6D" w:rsidRDefault="00013E6D" w:rsidP="00013E6D">
      <w:pPr>
        <w:rPr>
          <w:lang w:val="en-GB"/>
        </w:rPr>
      </w:pPr>
    </w:p>
    <w:p w14:paraId="28D08A26" w14:textId="77777777" w:rsidR="00013E6D" w:rsidRDefault="00013E6D" w:rsidP="00013E6D">
      <w:pPr>
        <w:rPr>
          <w:lang w:val="en-GB"/>
        </w:rPr>
      </w:pPr>
      <w:r>
        <w:rPr>
          <w:noProof/>
          <w:lang w:val="da-DK" w:eastAsia="da-DK"/>
        </w:rPr>
        <w:drawing>
          <wp:inline distT="0" distB="0" distL="0" distR="0" wp14:anchorId="6C7A07FE" wp14:editId="20917F15">
            <wp:extent cx="3438525" cy="2672382"/>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47884" cy="2679656"/>
                    </a:xfrm>
                    <a:prstGeom prst="rect">
                      <a:avLst/>
                    </a:prstGeom>
                  </pic:spPr>
                </pic:pic>
              </a:graphicData>
            </a:graphic>
          </wp:inline>
        </w:drawing>
      </w:r>
    </w:p>
    <w:p w14:paraId="635092F8" w14:textId="77777777" w:rsidR="00013E6D" w:rsidRPr="00CC1A42" w:rsidRDefault="00013E6D" w:rsidP="00013E6D"/>
    <w:p w14:paraId="252312A8" w14:textId="77777777" w:rsidR="00013E6D" w:rsidRDefault="00013E6D" w:rsidP="00013E6D">
      <w:pPr>
        <w:rPr>
          <w:lang w:val="en-GB"/>
        </w:rPr>
      </w:pPr>
      <w:r>
        <w:rPr>
          <w:lang w:val="en-GB"/>
        </w:rPr>
        <w:t>Installation is complete at this point.</w:t>
      </w:r>
    </w:p>
    <w:p w14:paraId="4D8F7359" w14:textId="77777777" w:rsidR="00013E6D" w:rsidRDefault="00013E6D" w:rsidP="00013E6D">
      <w:pPr>
        <w:rPr>
          <w:lang w:val="en-GB"/>
        </w:rPr>
      </w:pPr>
    </w:p>
    <w:p w14:paraId="1348FFA4" w14:textId="77777777" w:rsidR="00013E6D" w:rsidRDefault="00013E6D" w:rsidP="00013E6D">
      <w:pPr>
        <w:rPr>
          <w:lang w:val="en-GB"/>
        </w:rPr>
      </w:pPr>
    </w:p>
    <w:p w14:paraId="7283F60A" w14:textId="77777777" w:rsidR="00013E6D" w:rsidRPr="00D15A4A" w:rsidRDefault="00013E6D" w:rsidP="00013E6D">
      <w:pPr>
        <w:rPr>
          <w:b/>
          <w:bCs/>
          <w:sz w:val="28"/>
          <w:szCs w:val="28"/>
        </w:rPr>
      </w:pPr>
      <w:bookmarkStart w:id="18" w:name="_Ref125980282"/>
      <w:r>
        <w:br w:type="page"/>
      </w:r>
      <w:bookmarkEnd w:id="18"/>
    </w:p>
    <w:bookmarkStart w:id="19" w:name="_Ref125980277"/>
    <w:bookmarkStart w:id="20" w:name="_Toc172621853"/>
    <w:p w14:paraId="4B82D811" w14:textId="77777777" w:rsidR="00013E6D" w:rsidRDefault="00013E6D" w:rsidP="00013E6D">
      <w:pPr>
        <w:pStyle w:val="Heading2"/>
      </w:pPr>
      <w:r>
        <w:rPr>
          <w:noProof/>
          <w:lang w:val="da-DK" w:eastAsia="da-DK"/>
        </w:rPr>
        <w:lastRenderedPageBreak/>
        <mc:AlternateContent>
          <mc:Choice Requires="wps">
            <w:drawing>
              <wp:anchor distT="0" distB="0" distL="114300" distR="114300" simplePos="0" relativeHeight="251663360" behindDoc="0" locked="0" layoutInCell="1" allowOverlap="1" wp14:anchorId="08C4FA03" wp14:editId="07B7ED1B">
                <wp:simplePos x="0" y="0"/>
                <wp:positionH relativeFrom="page">
                  <wp:posOffset>-118110</wp:posOffset>
                </wp:positionH>
                <wp:positionV relativeFrom="paragraph">
                  <wp:posOffset>-133985</wp:posOffset>
                </wp:positionV>
                <wp:extent cx="7893050" cy="501650"/>
                <wp:effectExtent l="0" t="0" r="12700" b="12700"/>
                <wp:wrapNone/>
                <wp:docPr id="40" name="Rectangle 40"/>
                <wp:cNvGraphicFramePr/>
                <a:graphic xmlns:a="http://schemas.openxmlformats.org/drawingml/2006/main">
                  <a:graphicData uri="http://schemas.microsoft.com/office/word/2010/wordprocessingShape">
                    <wps:wsp>
                      <wps:cNvSpPr/>
                      <wps:spPr>
                        <a:xfrm>
                          <a:off x="0" y="0"/>
                          <a:ext cx="7893050" cy="501650"/>
                        </a:xfrm>
                        <a:prstGeom prst="rect">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F2DFB" id="Rectangle 40" o:spid="_x0000_s1026" style="position:absolute;margin-left:-9.3pt;margin-top:-10.55pt;width:621.5pt;height:39.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" fillcolor="#4472c4 [3204]" strokecolor="#1f3763 [1604]" strokeweight="1pt">
                <v:fill opacity="32896f"/>
                <w10:wrap anchorx="page"/>
              </v:rect>
            </w:pict>
          </mc:Fallback>
        </mc:AlternateContent>
      </w:r>
      <w:r>
        <w:t>Opening and Logging into the App</w:t>
      </w:r>
      <w:bookmarkEnd w:id="19"/>
      <w:bookmarkEnd w:id="20"/>
    </w:p>
    <w:p w14:paraId="75A7D685" w14:textId="77777777" w:rsidR="00013E6D" w:rsidRPr="00F52220" w:rsidRDefault="00013E6D" w:rsidP="00013E6D"/>
    <w:p w14:paraId="42DD9E0F" w14:textId="77777777" w:rsidR="00013E6D" w:rsidRDefault="00013E6D" w:rsidP="00013E6D">
      <w:pPr>
        <w:pStyle w:val="ListNumber"/>
        <w:numPr>
          <w:ilvl w:val="0"/>
          <w:numId w:val="0"/>
        </w:numPr>
        <w:ind w:left="360" w:hanging="360"/>
      </w:pPr>
    </w:p>
    <w:p w14:paraId="4B057519" w14:textId="77777777" w:rsidR="00013E6D" w:rsidRDefault="00013E6D" w:rsidP="00013E6D">
      <w:pPr>
        <w:pStyle w:val="ListNumber"/>
        <w:numPr>
          <w:ilvl w:val="0"/>
          <w:numId w:val="0"/>
        </w:numPr>
        <w:ind w:left="360" w:hanging="360"/>
      </w:pPr>
      <w:bookmarkStart w:id="21" w:name="_Hlk152845540"/>
      <w:r>
        <w:t>Open the DaSSCo Mass Digitizer program on the desktop by double clicking the icon:</w:t>
      </w:r>
    </w:p>
    <w:p w14:paraId="2B6A1D25" w14:textId="77777777" w:rsidR="00013E6D" w:rsidRDefault="00013E6D" w:rsidP="00013E6D">
      <w:pPr>
        <w:pStyle w:val="ListNumber"/>
        <w:numPr>
          <w:ilvl w:val="0"/>
          <w:numId w:val="0"/>
        </w:numPr>
        <w:ind w:left="360" w:hanging="360"/>
      </w:pPr>
    </w:p>
    <w:p w14:paraId="20ECDED9" w14:textId="77777777" w:rsidR="00013E6D" w:rsidRDefault="00013E6D" w:rsidP="00013E6D">
      <w:pPr>
        <w:pStyle w:val="ListNumber"/>
        <w:numPr>
          <w:ilvl w:val="0"/>
          <w:numId w:val="0"/>
        </w:numPr>
        <w:ind w:left="360" w:hanging="360"/>
      </w:pPr>
      <w:r>
        <w:rPr>
          <w:noProof/>
          <w:lang w:val="da-DK" w:eastAsia="da-DK"/>
        </w:rPr>
        <w:drawing>
          <wp:inline distT="0" distB="0" distL="0" distR="0" wp14:anchorId="360FD823" wp14:editId="18E37A74">
            <wp:extent cx="830737" cy="857250"/>
            <wp:effectExtent l="0" t="0" r="7620" b="0"/>
            <wp:docPr id="28" name="Picture 28" descr="A computer screen with a yellow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omputer screen with a yellow bird&#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839081" cy="865860"/>
                    </a:xfrm>
                    <a:prstGeom prst="rect">
                      <a:avLst/>
                    </a:prstGeom>
                  </pic:spPr>
                </pic:pic>
              </a:graphicData>
            </a:graphic>
          </wp:inline>
        </w:drawing>
      </w:r>
    </w:p>
    <w:p w14:paraId="3A2DEC78" w14:textId="77777777" w:rsidR="00013E6D" w:rsidRDefault="00013E6D" w:rsidP="00013E6D">
      <w:pPr>
        <w:pStyle w:val="ListNumber"/>
        <w:numPr>
          <w:ilvl w:val="0"/>
          <w:numId w:val="0"/>
        </w:numPr>
        <w:ind w:left="360" w:hanging="360"/>
      </w:pPr>
    </w:p>
    <w:p w14:paraId="0ED595EF" w14:textId="2737366E" w:rsidR="00013E6D" w:rsidRDefault="00013E6D" w:rsidP="00013E6D">
      <w:pPr>
        <w:pStyle w:val="ListNumber"/>
        <w:numPr>
          <w:ilvl w:val="0"/>
          <w:numId w:val="0"/>
        </w:numPr>
      </w:pPr>
      <w:r>
        <w:t xml:space="preserve">A log in window will open where you can log in by selecting the </w:t>
      </w:r>
      <w:r w:rsidR="004030AF">
        <w:t>relevant</w:t>
      </w:r>
      <w:r>
        <w:t xml:space="preserve"> institution from the dropdown menu.</w:t>
      </w:r>
    </w:p>
    <w:p w14:paraId="32E5993D" w14:textId="77777777" w:rsidR="00013E6D" w:rsidRDefault="00013E6D" w:rsidP="00013E6D"/>
    <w:p w14:paraId="2D348178" w14:textId="77777777" w:rsidR="00013E6D" w:rsidRDefault="00013E6D" w:rsidP="00013E6D">
      <w:r>
        <w:t>Enter your Specify username and password.</w:t>
      </w:r>
    </w:p>
    <w:p w14:paraId="525796EF" w14:textId="77777777" w:rsidR="00013E6D" w:rsidRDefault="00013E6D" w:rsidP="00013E6D"/>
    <w:p w14:paraId="05462D76" w14:textId="1ADBE561" w:rsidR="00013E6D" w:rsidRDefault="00013E6D" w:rsidP="00013E6D">
      <w:r>
        <w:t xml:space="preserve">Select the </w:t>
      </w:r>
      <w:r w:rsidR="004030AF">
        <w:t>appropriate</w:t>
      </w:r>
      <w:r>
        <w:t xml:space="preserve"> collection to log in to.</w:t>
      </w:r>
    </w:p>
    <w:p w14:paraId="704ACB26" w14:textId="77777777" w:rsidR="00013E6D" w:rsidRPr="000A7F84" w:rsidRDefault="00013E6D" w:rsidP="00013E6D"/>
    <w:p w14:paraId="0060755B" w14:textId="77777777" w:rsidR="00013E6D" w:rsidRDefault="00013E6D" w:rsidP="00013E6D">
      <w:r>
        <w:rPr>
          <w:noProof/>
          <w:lang w:val="da-DK" w:eastAsia="da-DK"/>
        </w:rPr>
        <w:drawing>
          <wp:inline distT="0" distB="0" distL="0" distR="0" wp14:anchorId="69DD6F68" wp14:editId="6F07DC9E">
            <wp:extent cx="4089600" cy="3621600"/>
            <wp:effectExtent l="0" t="0" r="635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9600" cy="3621600"/>
                    </a:xfrm>
                    <a:prstGeom prst="rect">
                      <a:avLst/>
                    </a:prstGeom>
                    <a:noFill/>
                    <a:ln>
                      <a:noFill/>
                    </a:ln>
                  </pic:spPr>
                </pic:pic>
              </a:graphicData>
            </a:graphic>
          </wp:inline>
        </w:drawing>
      </w:r>
    </w:p>
    <w:p w14:paraId="0F82E3FA" w14:textId="77777777" w:rsidR="00013E6D" w:rsidRPr="00864E50" w:rsidRDefault="00013E6D" w:rsidP="00013E6D"/>
    <w:p w14:paraId="02477C51" w14:textId="77777777" w:rsidR="00C973E1" w:rsidRDefault="00C973E1">
      <w:pPr>
        <w:spacing w:after="160" w:line="259" w:lineRule="auto"/>
      </w:pPr>
      <w:r>
        <w:br w:type="page"/>
      </w:r>
    </w:p>
    <w:p w14:paraId="2B709EFA" w14:textId="5780C662" w:rsidR="00013E6D" w:rsidRDefault="00013E6D" w:rsidP="00013E6D">
      <w:r>
        <w:lastRenderedPageBreak/>
        <w:t>A window entitled ‘DaSSCo Mass Digitizer App’ will open:</w:t>
      </w:r>
    </w:p>
    <w:p w14:paraId="1A8FA4A9" w14:textId="77777777" w:rsidR="00013E6D" w:rsidRDefault="00013E6D" w:rsidP="00013E6D"/>
    <w:p w14:paraId="13ACAA29" w14:textId="77777777" w:rsidR="00013E6D" w:rsidRDefault="00013E6D" w:rsidP="00013E6D">
      <w:pPr>
        <w:rPr>
          <w:b/>
          <w:bCs/>
        </w:rPr>
      </w:pPr>
      <w:r>
        <w:rPr>
          <w:b/>
          <w:bCs/>
          <w:noProof/>
          <w:lang w:val="da-DK" w:eastAsia="da-DK"/>
        </w:rPr>
        <w:drawing>
          <wp:inline distT="0" distB="0" distL="0" distR="0" wp14:anchorId="1BA7928F" wp14:editId="06AE46DA">
            <wp:extent cx="6120130" cy="3916680"/>
            <wp:effectExtent l="0" t="0" r="0" b="7620"/>
            <wp:docPr id="66" name="Picture 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120130" cy="3916680"/>
                    </a:xfrm>
                    <a:prstGeom prst="rect">
                      <a:avLst/>
                    </a:prstGeom>
                  </pic:spPr>
                </pic:pic>
              </a:graphicData>
            </a:graphic>
          </wp:inline>
        </w:drawing>
      </w:r>
    </w:p>
    <w:p w14:paraId="6208944D" w14:textId="77777777" w:rsidR="00013E6D" w:rsidRDefault="00013E6D" w:rsidP="00013E6D">
      <w:pPr>
        <w:pStyle w:val="ListParagraph"/>
        <w:ind w:left="0"/>
        <w:jc w:val="both"/>
      </w:pPr>
    </w:p>
    <w:p w14:paraId="7E2E2AA8" w14:textId="77777777" w:rsidR="00013E6D" w:rsidRDefault="00013E6D" w:rsidP="00013E6D">
      <w:r>
        <w:t>This is the window you will use for digitization.</w:t>
      </w:r>
    </w:p>
    <w:p w14:paraId="3F511AC2" w14:textId="77777777" w:rsidR="00C973E1" w:rsidRDefault="00C973E1" w:rsidP="00013E6D"/>
    <w:p w14:paraId="4C276352" w14:textId="6B29D805" w:rsidR="00013E6D" w:rsidRDefault="00013E6D" w:rsidP="00013E6D">
      <w:r>
        <w:rPr>
          <w:noProof/>
          <w:lang w:val="da-DK" w:eastAsia="da-DK"/>
        </w:rPr>
        <mc:AlternateContent>
          <mc:Choice Requires="wps">
            <w:drawing>
              <wp:anchor distT="0" distB="0" distL="114300" distR="114300" simplePos="0" relativeHeight="251669504" behindDoc="0" locked="0" layoutInCell="1" allowOverlap="1" wp14:anchorId="66E0D6EF" wp14:editId="5AA28270">
                <wp:simplePos x="0" y="0"/>
                <wp:positionH relativeFrom="page">
                  <wp:align>left</wp:align>
                </wp:positionH>
                <wp:positionV relativeFrom="paragraph">
                  <wp:posOffset>266065</wp:posOffset>
                </wp:positionV>
                <wp:extent cx="7600950" cy="40005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7600950" cy="400050"/>
                        </a:xfrm>
                        <a:prstGeom prst="rect">
                          <a:avLst/>
                        </a:prstGeom>
                        <a:solidFill>
                          <a:schemeClr val="accent1">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B49462" id="Rectangle 49" o:spid="_x0000_s1026" style="position:absolute;margin-left:0;margin-top:20.95pt;width:598.5pt;height:31.5pt;z-index:25166950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" fillcolor="#d9e2f3 [660]" strokecolor="#1f3763 [1604]" strokeweight="1pt">
                <v:fill opacity="32896f"/>
                <w10:wrap anchorx="page"/>
              </v:rect>
            </w:pict>
          </mc:Fallback>
        </mc:AlternateContent>
      </w:r>
    </w:p>
    <w:p w14:paraId="1E1A1709" w14:textId="77777777" w:rsidR="00013E6D" w:rsidRDefault="00013E6D" w:rsidP="00013E6D"/>
    <w:p w14:paraId="69F26A5E" w14:textId="77777777" w:rsidR="00013E6D" w:rsidRPr="00CB72D2" w:rsidRDefault="00013E6D" w:rsidP="00013E6D">
      <w:pPr>
        <w:pStyle w:val="Heading3"/>
        <w:rPr>
          <w:rStyle w:val="Emphasis"/>
          <w:i/>
          <w:iCs/>
        </w:rPr>
      </w:pPr>
      <w:bookmarkStart w:id="22" w:name="_Toc172621854"/>
      <w:r w:rsidRPr="00CB72D2">
        <w:rPr>
          <w:rStyle w:val="Emphasis"/>
        </w:rPr>
        <w:t>General orientation</w:t>
      </w:r>
      <w:bookmarkEnd w:id="22"/>
    </w:p>
    <w:p w14:paraId="13E77789" w14:textId="77777777" w:rsidR="00013E6D" w:rsidRDefault="00013E6D" w:rsidP="00013E6D">
      <w:pPr>
        <w:pStyle w:val="NoSpacing"/>
        <w:rPr>
          <w:rStyle w:val="Emphasis"/>
          <w:i w:val="0"/>
          <w:iCs w:val="0"/>
        </w:rPr>
      </w:pPr>
    </w:p>
    <w:p w14:paraId="31E17F03" w14:textId="77777777" w:rsidR="00013E6D" w:rsidRDefault="00013E6D" w:rsidP="00013E6D">
      <w:pPr>
        <w:pStyle w:val="NoSpacing"/>
        <w:rPr>
          <w:rStyle w:val="Emphasis"/>
          <w:i w:val="0"/>
          <w:iCs w:val="0"/>
        </w:rPr>
      </w:pPr>
      <w:r>
        <w:rPr>
          <w:rStyle w:val="Emphasis"/>
        </w:rPr>
        <w:t xml:space="preserve">The </w:t>
      </w:r>
      <w:r w:rsidRPr="00B91BD0">
        <w:rPr>
          <w:rStyle w:val="Heading3Char"/>
        </w:rPr>
        <w:t>grey top section</w:t>
      </w:r>
      <w:r>
        <w:rPr>
          <w:rStyle w:val="Emphasis"/>
        </w:rPr>
        <w:t xml:space="preserve"> contains details of the session, such as who is logged in and to what institution and collection (the information </w:t>
      </w:r>
      <w:proofErr w:type="gramStart"/>
      <w:r>
        <w:rPr>
          <w:rStyle w:val="Emphasis"/>
        </w:rPr>
        <w:t>entered into</w:t>
      </w:r>
      <w:proofErr w:type="gramEnd"/>
      <w:r>
        <w:rPr>
          <w:rStyle w:val="Emphasis"/>
        </w:rPr>
        <w:t xml:space="preserve"> the previous log in screen). This information will be associated with each specimen. It also shows the App version being used. </w:t>
      </w:r>
    </w:p>
    <w:p w14:paraId="32D2716E" w14:textId="77777777" w:rsidR="00013E6D" w:rsidRDefault="00013E6D" w:rsidP="00013E6D">
      <w:pPr>
        <w:pStyle w:val="NoSpacing"/>
        <w:rPr>
          <w:rStyle w:val="Emphasis"/>
          <w:i w:val="0"/>
          <w:iCs w:val="0"/>
        </w:rPr>
      </w:pPr>
    </w:p>
    <w:p w14:paraId="4E564C8C" w14:textId="77777777" w:rsidR="00013E6D" w:rsidRDefault="00013E6D" w:rsidP="00013E6D">
      <w:pPr>
        <w:pStyle w:val="NoSpacing"/>
        <w:rPr>
          <w:rStyle w:val="Emphasis"/>
          <w:i w:val="0"/>
          <w:iCs w:val="0"/>
        </w:rPr>
      </w:pPr>
      <w:r>
        <w:rPr>
          <w:rStyle w:val="Emphasis"/>
        </w:rPr>
        <w:t xml:space="preserve">The </w:t>
      </w:r>
      <w:r w:rsidRPr="0096041B">
        <w:rPr>
          <w:rStyle w:val="Emphasis"/>
        </w:rPr>
        <w:t>green area</w:t>
      </w:r>
      <w:r>
        <w:rPr>
          <w:rStyle w:val="Emphasis"/>
        </w:rPr>
        <w:t xml:space="preserve"> captures information that is unlikely to change often from specimen to specimen. It can be captured at the beginning of a group of specimens (e.g., a folder or tray). </w:t>
      </w:r>
    </w:p>
    <w:p w14:paraId="5FC36A8D" w14:textId="77777777" w:rsidR="00013E6D" w:rsidRDefault="00013E6D" w:rsidP="00013E6D">
      <w:pPr>
        <w:pStyle w:val="NoSpacing"/>
        <w:rPr>
          <w:rStyle w:val="Emphasis"/>
          <w:i w:val="0"/>
          <w:iCs w:val="0"/>
        </w:rPr>
      </w:pPr>
    </w:p>
    <w:p w14:paraId="66DB9F4D" w14:textId="77777777" w:rsidR="00013E6D" w:rsidRDefault="00013E6D" w:rsidP="00013E6D">
      <w:pPr>
        <w:pStyle w:val="NoSpacing"/>
        <w:rPr>
          <w:rStyle w:val="Emphasis"/>
          <w:i w:val="0"/>
          <w:iCs w:val="0"/>
        </w:rPr>
      </w:pPr>
      <w:r>
        <w:rPr>
          <w:rStyle w:val="Emphasis"/>
        </w:rPr>
        <w:t xml:space="preserve">The </w:t>
      </w:r>
      <w:r w:rsidRPr="0096041B">
        <w:rPr>
          <w:rStyle w:val="Emphasis"/>
        </w:rPr>
        <w:t>blue area</w:t>
      </w:r>
      <w:r>
        <w:rPr>
          <w:rStyle w:val="Emphasis"/>
        </w:rPr>
        <w:t xml:space="preserve"> is where most activity takes place and is separated </w:t>
      </w:r>
      <w:proofErr w:type="gramStart"/>
      <w:r>
        <w:rPr>
          <w:rStyle w:val="Emphasis"/>
        </w:rPr>
        <w:t>in order to</w:t>
      </w:r>
      <w:proofErr w:type="gramEnd"/>
      <w:r>
        <w:rPr>
          <w:rStyle w:val="Emphasis"/>
        </w:rPr>
        <w:t xml:space="preserve"> draw your eye and focus to this part of the window, whilst digitizing. </w:t>
      </w:r>
    </w:p>
    <w:p w14:paraId="127B4563" w14:textId="77777777" w:rsidR="00013E6D" w:rsidRDefault="00013E6D" w:rsidP="00013E6D">
      <w:pPr>
        <w:pStyle w:val="NoSpacing"/>
        <w:rPr>
          <w:rStyle w:val="Emphasis"/>
          <w:i w:val="0"/>
          <w:iCs w:val="0"/>
        </w:rPr>
      </w:pPr>
    </w:p>
    <w:p w14:paraId="1E219679" w14:textId="77777777" w:rsidR="00013E6D" w:rsidRPr="00C87705" w:rsidRDefault="00013E6D" w:rsidP="00013E6D">
      <w:pPr>
        <w:pStyle w:val="NoSpacing"/>
        <w:rPr>
          <w:rStyle w:val="Emphasis"/>
          <w:i w:val="0"/>
          <w:iCs w:val="0"/>
        </w:rPr>
      </w:pPr>
      <w:r>
        <w:rPr>
          <w:rStyle w:val="Emphasis"/>
        </w:rPr>
        <w:t xml:space="preserve">Please </w:t>
      </w:r>
      <w:proofErr w:type="gramStart"/>
      <w:r>
        <w:rPr>
          <w:rStyle w:val="Emphasis"/>
        </w:rPr>
        <w:t>notice</w:t>
      </w:r>
      <w:proofErr w:type="gramEnd"/>
      <w:r>
        <w:rPr>
          <w:rStyle w:val="Emphasis"/>
        </w:rPr>
        <w:t xml:space="preserve"> the indicator arrow that points to the active field as you add content to the form.</w:t>
      </w:r>
    </w:p>
    <w:p w14:paraId="09965995" w14:textId="77777777" w:rsidR="00013E6D" w:rsidRDefault="00013E6D" w:rsidP="00013E6D"/>
    <w:p w14:paraId="67F75064" w14:textId="77777777" w:rsidR="00013E6D" w:rsidRDefault="00013E6D" w:rsidP="00013E6D">
      <w:r>
        <w:t xml:space="preserve">At the bottom of the window is a </w:t>
      </w:r>
      <w:r w:rsidRPr="0096041B">
        <w:rPr>
          <w:i/>
          <w:iCs/>
        </w:rPr>
        <w:t xml:space="preserve">white </w:t>
      </w:r>
      <w:r>
        <w:rPr>
          <w:i/>
          <w:iCs/>
        </w:rPr>
        <w:t>table</w:t>
      </w:r>
      <w:r>
        <w:t>. Once you start digitizing, you will be able to see the last 3 records you have digitized here for reference.</w:t>
      </w:r>
    </w:p>
    <w:p w14:paraId="15D3ED10" w14:textId="3215EBCD" w:rsidR="00C973E1" w:rsidRDefault="00C973E1">
      <w:pPr>
        <w:spacing w:after="160" w:line="259" w:lineRule="auto"/>
      </w:pPr>
      <w:r>
        <w:br w:type="page"/>
      </w:r>
    </w:p>
    <w:bookmarkEnd w:id="21"/>
    <w:p w14:paraId="7E3A4564" w14:textId="77777777" w:rsidR="00013E6D" w:rsidRDefault="00013E6D" w:rsidP="00013E6D">
      <w:pPr>
        <w:pBdr>
          <w:top w:val="single" w:sz="4" w:space="1" w:color="auto"/>
          <w:left w:val="single" w:sz="4" w:space="4" w:color="auto"/>
          <w:bottom w:val="single" w:sz="4" w:space="1" w:color="auto"/>
          <w:right w:val="single" w:sz="4" w:space="4" w:color="auto"/>
        </w:pBdr>
        <w:shd w:val="clear" w:color="auto" w:fill="E2EFD9" w:themeFill="accent6" w:themeFillTint="33"/>
        <w:rPr>
          <w:b/>
          <w:bCs/>
        </w:rPr>
      </w:pPr>
    </w:p>
    <w:p w14:paraId="1C851194" w14:textId="77777777" w:rsidR="00013E6D" w:rsidRDefault="00013E6D" w:rsidP="00013E6D">
      <w:pPr>
        <w:pBdr>
          <w:top w:val="single" w:sz="4" w:space="1" w:color="auto"/>
          <w:left w:val="single" w:sz="4" w:space="4" w:color="auto"/>
          <w:bottom w:val="single" w:sz="4" w:space="1" w:color="auto"/>
          <w:right w:val="single" w:sz="4" w:space="4" w:color="auto"/>
        </w:pBdr>
        <w:shd w:val="clear" w:color="auto" w:fill="E2EFD9" w:themeFill="accent6" w:themeFillTint="33"/>
      </w:pPr>
      <w:bookmarkStart w:id="23" w:name="_Hlk152845701"/>
      <w:proofErr w:type="gramStart"/>
      <w:r w:rsidRPr="0022176D">
        <w:rPr>
          <w:b/>
          <w:bCs/>
        </w:rPr>
        <w:t>All of</w:t>
      </w:r>
      <w:proofErr w:type="gramEnd"/>
      <w:r w:rsidRPr="0022176D">
        <w:rPr>
          <w:b/>
          <w:bCs/>
        </w:rPr>
        <w:t xml:space="preserve"> the fields </w:t>
      </w:r>
      <w:r w:rsidRPr="0022176D">
        <w:t>in this window</w:t>
      </w:r>
      <w:r w:rsidRPr="0022176D">
        <w:rPr>
          <w:b/>
          <w:bCs/>
        </w:rPr>
        <w:t xml:space="preserve"> – except barcode </w:t>
      </w:r>
      <w:r>
        <w:rPr>
          <w:b/>
          <w:bCs/>
        </w:rPr>
        <w:t xml:space="preserve">and Damaged specimen </w:t>
      </w:r>
      <w:r w:rsidRPr="0022176D">
        <w:rPr>
          <w:b/>
          <w:bCs/>
        </w:rPr>
        <w:t>- are designed to be “Sticky”.</w:t>
      </w:r>
      <w:r>
        <w:t xml:space="preserve"> That is, they retain the information you have entered so that you do not need to enter it again for each specimen. This is to enable </w:t>
      </w:r>
      <w:r w:rsidRPr="0022176D">
        <w:rPr>
          <w:b/>
          <w:bCs/>
        </w:rPr>
        <w:t>rapid digitization</w:t>
      </w:r>
      <w:r>
        <w:t xml:space="preserve"> once you have filled out the data common to that group of specimens (i.e., that data on the front of folders or drawers or trays). After this, you simply need to scan the barcode and save the record before moving onto to subsequent specimens.</w:t>
      </w:r>
    </w:p>
    <w:bookmarkEnd w:id="23"/>
    <w:p w14:paraId="3800252C" w14:textId="7C89483A" w:rsidR="00013E6D" w:rsidRDefault="00013E6D" w:rsidP="00013E6D">
      <w:pPr>
        <w:pBdr>
          <w:top w:val="single" w:sz="4" w:space="1" w:color="auto"/>
          <w:left w:val="single" w:sz="4" w:space="4" w:color="auto"/>
          <w:bottom w:val="single" w:sz="4" w:space="1" w:color="auto"/>
          <w:right w:val="single" w:sz="4" w:space="4" w:color="auto"/>
        </w:pBdr>
        <w:shd w:val="clear" w:color="auto" w:fill="E2EFD9" w:themeFill="accent6" w:themeFillTint="33"/>
      </w:pPr>
    </w:p>
    <w:p w14:paraId="1B018116" w14:textId="77777777" w:rsidR="00C973E1" w:rsidRDefault="00C973E1" w:rsidP="00013E6D">
      <w:bookmarkStart w:id="24" w:name="_Ref125980287"/>
    </w:p>
    <w:p w14:paraId="1C62A198" w14:textId="3DD7CDDE" w:rsidR="00C973E1" w:rsidRDefault="00C973E1" w:rsidP="00013E6D">
      <w:r>
        <w:rPr>
          <w:noProof/>
          <w:lang w:val="da-DK" w:eastAsia="da-DK"/>
        </w:rPr>
        <mc:AlternateContent>
          <mc:Choice Requires="wps">
            <w:drawing>
              <wp:anchor distT="0" distB="0" distL="114300" distR="114300" simplePos="0" relativeHeight="251664384" behindDoc="0" locked="0" layoutInCell="1" allowOverlap="1" wp14:anchorId="2772E6F2" wp14:editId="5E296948">
                <wp:simplePos x="0" y="0"/>
                <wp:positionH relativeFrom="page">
                  <wp:posOffset>-635</wp:posOffset>
                </wp:positionH>
                <wp:positionV relativeFrom="paragraph">
                  <wp:posOffset>235131</wp:posOffset>
                </wp:positionV>
                <wp:extent cx="7893050" cy="501650"/>
                <wp:effectExtent l="0" t="0" r="12700" b="12700"/>
                <wp:wrapNone/>
                <wp:docPr id="41" name="Rectangle 41"/>
                <wp:cNvGraphicFramePr/>
                <a:graphic xmlns:a="http://schemas.openxmlformats.org/drawingml/2006/main">
                  <a:graphicData uri="http://schemas.microsoft.com/office/word/2010/wordprocessingShape">
                    <wps:wsp>
                      <wps:cNvSpPr/>
                      <wps:spPr>
                        <a:xfrm>
                          <a:off x="0" y="0"/>
                          <a:ext cx="7893050" cy="501650"/>
                        </a:xfrm>
                        <a:prstGeom prst="rect">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8CFB1" id="Rectangle 41" o:spid="_x0000_s1026" style="position:absolute;margin-left:-.05pt;margin-top:18.5pt;width:621.5pt;height:39.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" fillcolor="#4472c4 [3204]" strokecolor="#1f3763 [1604]" strokeweight="1pt">
                <v:fill opacity="32896f"/>
                <w10:wrap anchorx="page"/>
              </v:rect>
            </w:pict>
          </mc:Fallback>
        </mc:AlternateContent>
      </w:r>
    </w:p>
    <w:p w14:paraId="38ED8DA8" w14:textId="1FFE3E60" w:rsidR="00C973E1" w:rsidRDefault="00C973E1" w:rsidP="00013E6D"/>
    <w:p w14:paraId="789ECA9E" w14:textId="023BAEA0" w:rsidR="00013E6D" w:rsidRDefault="00013E6D" w:rsidP="00013E6D">
      <w:r>
        <w:t>How to Navigate the Fields in the App</w:t>
      </w:r>
      <w:bookmarkEnd w:id="24"/>
    </w:p>
    <w:p w14:paraId="7ED01418" w14:textId="7B56F6F6" w:rsidR="00013E6D" w:rsidRDefault="00013E6D" w:rsidP="00013E6D"/>
    <w:p w14:paraId="0F9FD0F0" w14:textId="252FA3D6" w:rsidR="00013E6D" w:rsidRPr="0025795F" w:rsidRDefault="00013E6D" w:rsidP="00013E6D">
      <w:pPr>
        <w:tabs>
          <w:tab w:val="left" w:pos="6150"/>
        </w:tabs>
      </w:pPr>
      <w:r>
        <w:tab/>
      </w:r>
    </w:p>
    <w:p w14:paraId="011F302D" w14:textId="2F0E9270" w:rsidR="00013E6D" w:rsidRDefault="00013E6D" w:rsidP="00013E6D">
      <w:pPr>
        <w:pBdr>
          <w:top w:val="single" w:sz="4" w:space="1" w:color="auto"/>
          <w:left w:val="single" w:sz="4" w:space="4" w:color="auto"/>
          <w:bottom w:val="single" w:sz="4" w:space="31" w:color="auto"/>
          <w:right w:val="single" w:sz="4" w:space="4" w:color="auto"/>
        </w:pBdr>
        <w:shd w:val="clear" w:color="auto" w:fill="E2EFD9" w:themeFill="accent6" w:themeFillTint="33"/>
      </w:pPr>
    </w:p>
    <w:p w14:paraId="2487EF8A" w14:textId="397E0E70" w:rsidR="00013E6D" w:rsidRDefault="00013E6D" w:rsidP="00013E6D">
      <w:pPr>
        <w:pBdr>
          <w:top w:val="single" w:sz="4" w:space="1" w:color="auto"/>
          <w:left w:val="single" w:sz="4" w:space="4" w:color="auto"/>
          <w:bottom w:val="single" w:sz="4" w:space="31" w:color="auto"/>
          <w:right w:val="single" w:sz="4" w:space="4" w:color="auto"/>
        </w:pBdr>
        <w:shd w:val="clear" w:color="auto" w:fill="E2EFD9" w:themeFill="accent6" w:themeFillTint="33"/>
      </w:pPr>
      <w:r>
        <w:t xml:space="preserve">There are different types of fields used in this App – such as free text fields, list boxes etc. </w:t>
      </w:r>
    </w:p>
    <w:p w14:paraId="0DFD35A9" w14:textId="2E1A1B6D" w:rsidR="00013E6D" w:rsidRDefault="00013E6D" w:rsidP="00013E6D">
      <w:pPr>
        <w:pBdr>
          <w:top w:val="single" w:sz="4" w:space="1" w:color="auto"/>
          <w:left w:val="single" w:sz="4" w:space="4" w:color="auto"/>
          <w:bottom w:val="single" w:sz="4" w:space="31" w:color="auto"/>
          <w:right w:val="single" w:sz="4" w:space="4" w:color="auto"/>
        </w:pBdr>
        <w:shd w:val="clear" w:color="auto" w:fill="E2EFD9" w:themeFill="accent6" w:themeFillTint="33"/>
      </w:pPr>
    </w:p>
    <w:p w14:paraId="46006009" w14:textId="48A06263" w:rsidR="00013E6D" w:rsidRDefault="00013E6D" w:rsidP="00013E6D">
      <w:pPr>
        <w:pBdr>
          <w:top w:val="single" w:sz="4" w:space="1" w:color="auto"/>
          <w:left w:val="single" w:sz="4" w:space="4" w:color="auto"/>
          <w:bottom w:val="single" w:sz="4" w:space="31" w:color="auto"/>
          <w:right w:val="single" w:sz="4" w:space="4" w:color="auto"/>
        </w:pBdr>
        <w:shd w:val="clear" w:color="auto" w:fill="E2EFD9" w:themeFill="accent6" w:themeFillTint="33"/>
      </w:pPr>
      <w:r>
        <w:t xml:space="preserve">As a result of the software used to develop the app, how you navigate these </w:t>
      </w:r>
      <w:proofErr w:type="gramStart"/>
      <w:r>
        <w:t>fields,</w:t>
      </w:r>
      <w:proofErr w:type="gramEnd"/>
      <w:r>
        <w:t xml:space="preserve"> depends on the </w:t>
      </w:r>
      <w:r w:rsidRPr="002870C0">
        <w:rPr>
          <w:i/>
          <w:iCs/>
        </w:rPr>
        <w:t>type</w:t>
      </w:r>
      <w:r>
        <w:t xml:space="preserve"> of field it is. </w:t>
      </w:r>
    </w:p>
    <w:p w14:paraId="17710DFB" w14:textId="4992125B" w:rsidR="00013E6D" w:rsidRDefault="00013E6D" w:rsidP="00013E6D">
      <w:pPr>
        <w:pBdr>
          <w:top w:val="single" w:sz="4" w:space="1" w:color="auto"/>
          <w:left w:val="single" w:sz="4" w:space="4" w:color="auto"/>
          <w:bottom w:val="single" w:sz="4" w:space="31" w:color="auto"/>
          <w:right w:val="single" w:sz="4" w:space="4" w:color="auto"/>
        </w:pBdr>
        <w:shd w:val="clear" w:color="auto" w:fill="E2EFD9" w:themeFill="accent6" w:themeFillTint="33"/>
      </w:pPr>
    </w:p>
    <w:p w14:paraId="673203BD" w14:textId="77777777" w:rsidR="00013E6D" w:rsidRDefault="00013E6D" w:rsidP="00013E6D">
      <w:pPr>
        <w:pBdr>
          <w:top w:val="single" w:sz="4" w:space="1" w:color="auto"/>
          <w:left w:val="single" w:sz="4" w:space="4" w:color="auto"/>
          <w:bottom w:val="single" w:sz="4" w:space="31" w:color="auto"/>
          <w:right w:val="single" w:sz="4" w:space="4" w:color="auto"/>
        </w:pBdr>
        <w:shd w:val="clear" w:color="auto" w:fill="E2EFD9" w:themeFill="accent6" w:themeFillTint="33"/>
      </w:pPr>
      <w:r>
        <w:t xml:space="preserve">This takes a little bit of getting used to. </w:t>
      </w:r>
    </w:p>
    <w:p w14:paraId="04C65449" w14:textId="77777777" w:rsidR="00013E6D" w:rsidRDefault="00013E6D" w:rsidP="00013E6D">
      <w:pPr>
        <w:pBdr>
          <w:top w:val="single" w:sz="4" w:space="1" w:color="auto"/>
          <w:left w:val="single" w:sz="4" w:space="4" w:color="auto"/>
          <w:bottom w:val="single" w:sz="4" w:space="31" w:color="auto"/>
          <w:right w:val="single" w:sz="4" w:space="4" w:color="auto"/>
        </w:pBdr>
        <w:shd w:val="clear" w:color="auto" w:fill="E2EFD9" w:themeFill="accent6" w:themeFillTint="33"/>
      </w:pPr>
    </w:p>
    <w:p w14:paraId="479C3A34" w14:textId="77777777" w:rsidR="00013E6D" w:rsidRDefault="00013E6D" w:rsidP="00013E6D">
      <w:pPr>
        <w:pBdr>
          <w:top w:val="single" w:sz="4" w:space="1" w:color="auto"/>
          <w:left w:val="single" w:sz="4" w:space="4" w:color="auto"/>
          <w:bottom w:val="single" w:sz="4" w:space="31" w:color="auto"/>
          <w:right w:val="single" w:sz="4" w:space="4" w:color="auto"/>
        </w:pBdr>
        <w:shd w:val="clear" w:color="auto" w:fill="E2EFD9" w:themeFill="accent6" w:themeFillTint="33"/>
      </w:pPr>
      <w:r>
        <w:t xml:space="preserve">Navigation of the fields is intended to be used almost exclusively with a keyboard, to minimize switching between the mouse and the keyboard. </w:t>
      </w:r>
    </w:p>
    <w:p w14:paraId="4F71B3E2" w14:textId="77777777" w:rsidR="00013E6D" w:rsidRPr="001A2A1E" w:rsidRDefault="00013E6D" w:rsidP="00013E6D">
      <w:pPr>
        <w:pBdr>
          <w:top w:val="single" w:sz="4" w:space="1" w:color="auto"/>
          <w:left w:val="single" w:sz="4" w:space="4" w:color="auto"/>
          <w:bottom w:val="single" w:sz="4" w:space="31" w:color="auto"/>
          <w:right w:val="single" w:sz="4" w:space="4" w:color="auto"/>
        </w:pBdr>
        <w:shd w:val="clear" w:color="auto" w:fill="E2EFD9" w:themeFill="accent6" w:themeFillTint="33"/>
      </w:pPr>
    </w:p>
    <w:p w14:paraId="580EBA85" w14:textId="77777777" w:rsidR="00013E6D" w:rsidRDefault="00013E6D" w:rsidP="00013E6D">
      <w:pPr>
        <w:pStyle w:val="ListBullet"/>
        <w:pBdr>
          <w:top w:val="single" w:sz="4" w:space="1" w:color="auto"/>
          <w:left w:val="single" w:sz="4" w:space="4" w:color="auto"/>
          <w:bottom w:val="single" w:sz="4" w:space="31" w:color="auto"/>
          <w:right w:val="single" w:sz="4" w:space="4" w:color="auto"/>
        </w:pBdr>
        <w:shd w:val="clear" w:color="auto" w:fill="E2EFD9" w:themeFill="accent6" w:themeFillTint="33"/>
      </w:pPr>
      <w:r>
        <w:t xml:space="preserve">To navigate </w:t>
      </w:r>
      <w:r w:rsidRPr="00D227D7">
        <w:rPr>
          <w:b/>
          <w:bCs/>
        </w:rPr>
        <w:t>down through fields</w:t>
      </w:r>
      <w:r>
        <w:t xml:space="preserve">, use </w:t>
      </w:r>
      <w:r w:rsidRPr="00D227D7">
        <w:t>the</w:t>
      </w:r>
      <w:r w:rsidRPr="00D227D7">
        <w:rPr>
          <w:b/>
          <w:bCs/>
        </w:rPr>
        <w:t xml:space="preserve"> tab button</w:t>
      </w:r>
    </w:p>
    <w:p w14:paraId="48165CDA" w14:textId="77777777" w:rsidR="00013E6D" w:rsidRDefault="00013E6D" w:rsidP="00013E6D">
      <w:pPr>
        <w:pStyle w:val="ListBullet"/>
        <w:numPr>
          <w:ilvl w:val="0"/>
          <w:numId w:val="0"/>
        </w:numPr>
        <w:pBdr>
          <w:top w:val="single" w:sz="4" w:space="1" w:color="auto"/>
          <w:left w:val="single" w:sz="4" w:space="4" w:color="auto"/>
          <w:bottom w:val="single" w:sz="4" w:space="31" w:color="auto"/>
          <w:right w:val="single" w:sz="4" w:space="4" w:color="auto"/>
        </w:pBdr>
        <w:shd w:val="clear" w:color="auto" w:fill="E2EFD9" w:themeFill="accent6" w:themeFillTint="33"/>
      </w:pPr>
    </w:p>
    <w:p w14:paraId="1CF4FD8D" w14:textId="77777777" w:rsidR="00013E6D" w:rsidRDefault="00013E6D" w:rsidP="00013E6D">
      <w:pPr>
        <w:pStyle w:val="ListBullet"/>
        <w:pBdr>
          <w:top w:val="single" w:sz="4" w:space="1" w:color="auto"/>
          <w:left w:val="single" w:sz="4" w:space="4" w:color="auto"/>
          <w:bottom w:val="single" w:sz="4" w:space="31" w:color="auto"/>
          <w:right w:val="single" w:sz="4" w:space="4" w:color="auto"/>
        </w:pBdr>
        <w:shd w:val="clear" w:color="auto" w:fill="E2EFD9" w:themeFill="accent6" w:themeFillTint="33"/>
      </w:pPr>
      <w:r>
        <w:t xml:space="preserve">To navigate in </w:t>
      </w:r>
      <w:r w:rsidRPr="00D227D7">
        <w:rPr>
          <w:b/>
          <w:bCs/>
        </w:rPr>
        <w:t>reverse (up through the fields)</w:t>
      </w:r>
      <w:r>
        <w:t xml:space="preserve">, use </w:t>
      </w:r>
      <w:proofErr w:type="spellStart"/>
      <w:r w:rsidRPr="00D227D7">
        <w:rPr>
          <w:b/>
          <w:bCs/>
        </w:rPr>
        <w:t>shift+tab</w:t>
      </w:r>
      <w:proofErr w:type="spellEnd"/>
    </w:p>
    <w:p w14:paraId="7DAFC257" w14:textId="77777777" w:rsidR="00013E6D" w:rsidRDefault="00013E6D" w:rsidP="00013E6D">
      <w:pPr>
        <w:pStyle w:val="ListBullet"/>
        <w:numPr>
          <w:ilvl w:val="0"/>
          <w:numId w:val="0"/>
        </w:numPr>
        <w:pBdr>
          <w:top w:val="single" w:sz="4" w:space="1" w:color="auto"/>
          <w:left w:val="single" w:sz="4" w:space="4" w:color="auto"/>
          <w:bottom w:val="single" w:sz="4" w:space="31" w:color="auto"/>
          <w:right w:val="single" w:sz="4" w:space="4" w:color="auto"/>
        </w:pBdr>
        <w:shd w:val="clear" w:color="auto" w:fill="E2EFD9" w:themeFill="accent6" w:themeFillTint="33"/>
      </w:pPr>
    </w:p>
    <w:p w14:paraId="5ABF85AE" w14:textId="77777777" w:rsidR="00013E6D" w:rsidRDefault="00013E6D" w:rsidP="00013E6D">
      <w:pPr>
        <w:pStyle w:val="ListBullet"/>
        <w:pBdr>
          <w:top w:val="single" w:sz="4" w:space="1" w:color="auto"/>
          <w:left w:val="single" w:sz="4" w:space="4" w:color="auto"/>
          <w:bottom w:val="single" w:sz="4" w:space="31" w:color="auto"/>
          <w:right w:val="single" w:sz="4" w:space="4" w:color="auto"/>
        </w:pBdr>
        <w:shd w:val="clear" w:color="auto" w:fill="E2EFD9" w:themeFill="accent6" w:themeFillTint="33"/>
      </w:pPr>
      <w:r>
        <w:t xml:space="preserve">To select a </w:t>
      </w:r>
      <w:r w:rsidRPr="00D227D7">
        <w:rPr>
          <w:b/>
          <w:bCs/>
        </w:rPr>
        <w:t>check box</w:t>
      </w:r>
      <w:r>
        <w:t xml:space="preserve"> or </w:t>
      </w:r>
      <w:r w:rsidRPr="00D227D7">
        <w:rPr>
          <w:b/>
          <w:bCs/>
        </w:rPr>
        <w:t>activate a radio button</w:t>
      </w:r>
      <w:r>
        <w:t xml:space="preserve">, press the </w:t>
      </w:r>
      <w:r w:rsidRPr="00D227D7">
        <w:rPr>
          <w:b/>
          <w:bCs/>
        </w:rPr>
        <w:t>space bar</w:t>
      </w:r>
      <w:r>
        <w:t xml:space="preserve"> </w:t>
      </w:r>
    </w:p>
    <w:p w14:paraId="00784AA4" w14:textId="77777777" w:rsidR="00013E6D" w:rsidRDefault="00013E6D" w:rsidP="00013E6D">
      <w:pPr>
        <w:pStyle w:val="ListBullet"/>
        <w:numPr>
          <w:ilvl w:val="0"/>
          <w:numId w:val="0"/>
        </w:numPr>
        <w:pBdr>
          <w:top w:val="single" w:sz="4" w:space="1" w:color="auto"/>
          <w:left w:val="single" w:sz="4" w:space="4" w:color="auto"/>
          <w:bottom w:val="single" w:sz="4" w:space="31" w:color="auto"/>
          <w:right w:val="single" w:sz="4" w:space="4" w:color="auto"/>
        </w:pBdr>
        <w:shd w:val="clear" w:color="auto" w:fill="E2EFD9" w:themeFill="accent6" w:themeFillTint="33"/>
      </w:pPr>
    </w:p>
    <w:p w14:paraId="21D434AB" w14:textId="77777777" w:rsidR="00013E6D" w:rsidRDefault="00013E6D" w:rsidP="00013E6D">
      <w:pPr>
        <w:pStyle w:val="ListBullet"/>
        <w:pBdr>
          <w:top w:val="single" w:sz="4" w:space="1" w:color="auto"/>
          <w:left w:val="single" w:sz="4" w:space="4" w:color="auto"/>
          <w:bottom w:val="single" w:sz="4" w:space="31" w:color="auto"/>
          <w:right w:val="single" w:sz="4" w:space="4" w:color="auto"/>
        </w:pBdr>
        <w:shd w:val="clear" w:color="auto" w:fill="E2EFD9" w:themeFill="accent6" w:themeFillTint="33"/>
      </w:pPr>
      <w:r>
        <w:t xml:space="preserve">To select from a </w:t>
      </w:r>
      <w:r w:rsidRPr="00D227D7">
        <w:rPr>
          <w:b/>
          <w:bCs/>
        </w:rPr>
        <w:t>drop-down list</w:t>
      </w:r>
      <w:r>
        <w:t xml:space="preserve">, use </w:t>
      </w:r>
      <w:r w:rsidRPr="00D227D7">
        <w:rPr>
          <w:b/>
          <w:bCs/>
        </w:rPr>
        <w:t>arrow keys</w:t>
      </w:r>
      <w:r>
        <w:t xml:space="preserve"> and press </w:t>
      </w:r>
      <w:r w:rsidRPr="00D227D7">
        <w:rPr>
          <w:b/>
          <w:bCs/>
        </w:rPr>
        <w:t>enter</w:t>
      </w:r>
      <w:r>
        <w:t xml:space="preserve"> to select the value you want</w:t>
      </w:r>
    </w:p>
    <w:p w14:paraId="64F55BB6" w14:textId="77777777" w:rsidR="00013E6D" w:rsidRDefault="00013E6D" w:rsidP="00013E6D">
      <w:pPr>
        <w:pBdr>
          <w:top w:val="single" w:sz="4" w:space="1" w:color="auto"/>
          <w:left w:val="single" w:sz="4" w:space="4" w:color="auto"/>
          <w:bottom w:val="single" w:sz="4" w:space="31" w:color="auto"/>
          <w:right w:val="single" w:sz="4" w:space="4" w:color="auto"/>
        </w:pBdr>
        <w:shd w:val="clear" w:color="auto" w:fill="E2EFD9" w:themeFill="accent6" w:themeFillTint="33"/>
      </w:pPr>
    </w:p>
    <w:p w14:paraId="33CC476C" w14:textId="77777777" w:rsidR="00013E6D" w:rsidRDefault="00013E6D" w:rsidP="00013E6D">
      <w:pPr>
        <w:pStyle w:val="ListBullet"/>
        <w:pBdr>
          <w:top w:val="single" w:sz="4" w:space="1" w:color="auto"/>
          <w:left w:val="single" w:sz="4" w:space="4" w:color="auto"/>
          <w:bottom w:val="single" w:sz="4" w:space="31" w:color="auto"/>
          <w:right w:val="single" w:sz="4" w:space="4" w:color="auto"/>
        </w:pBdr>
        <w:shd w:val="clear" w:color="auto" w:fill="E2EFD9" w:themeFill="accent6" w:themeFillTint="33"/>
      </w:pPr>
      <w:r>
        <w:t xml:space="preserve">To use the buttons at the </w:t>
      </w:r>
      <w:r w:rsidRPr="00D227D7">
        <w:rPr>
          <w:b/>
          <w:bCs/>
        </w:rPr>
        <w:t>Go-back</w:t>
      </w:r>
      <w:r w:rsidRPr="00D227D7">
        <w:t>,</w:t>
      </w:r>
      <w:r w:rsidRPr="00D227D7">
        <w:rPr>
          <w:b/>
          <w:bCs/>
        </w:rPr>
        <w:t xml:space="preserve"> Go-forward</w:t>
      </w:r>
      <w:r>
        <w:t xml:space="preserve">, and the </w:t>
      </w:r>
      <w:r w:rsidRPr="00D227D7">
        <w:rPr>
          <w:b/>
          <w:bCs/>
        </w:rPr>
        <w:t>‘Clear-form’ buttons</w:t>
      </w:r>
      <w:r>
        <w:t xml:space="preserve"> at the bottom of the app, you need to </w:t>
      </w:r>
      <w:r w:rsidRPr="00D227D7">
        <w:rPr>
          <w:b/>
          <w:bCs/>
        </w:rPr>
        <w:t>click those using the mouse</w:t>
      </w:r>
      <w:r>
        <w:t>.</w:t>
      </w:r>
    </w:p>
    <w:p w14:paraId="3EDCC46A" w14:textId="77777777" w:rsidR="00013E6D" w:rsidRDefault="00013E6D" w:rsidP="00013E6D">
      <w:pPr>
        <w:pStyle w:val="ListBullet"/>
        <w:numPr>
          <w:ilvl w:val="0"/>
          <w:numId w:val="0"/>
        </w:numPr>
        <w:pBdr>
          <w:top w:val="single" w:sz="4" w:space="1" w:color="auto"/>
          <w:left w:val="single" w:sz="4" w:space="4" w:color="auto"/>
          <w:bottom w:val="single" w:sz="4" w:space="31" w:color="auto"/>
          <w:right w:val="single" w:sz="4" w:space="4" w:color="auto"/>
        </w:pBdr>
        <w:shd w:val="clear" w:color="auto" w:fill="E2EFD9" w:themeFill="accent6" w:themeFillTint="33"/>
      </w:pPr>
    </w:p>
    <w:p w14:paraId="3667E99B" w14:textId="77777777" w:rsidR="00013E6D" w:rsidRPr="001E2586" w:rsidRDefault="00013E6D" w:rsidP="00013E6D">
      <w:pPr>
        <w:pStyle w:val="ListBullet"/>
        <w:pBdr>
          <w:top w:val="single" w:sz="4" w:space="1" w:color="auto"/>
          <w:left w:val="single" w:sz="4" w:space="4" w:color="auto"/>
          <w:bottom w:val="single" w:sz="4" w:space="31" w:color="auto"/>
          <w:right w:val="single" w:sz="4" w:space="4" w:color="auto"/>
        </w:pBdr>
        <w:shd w:val="clear" w:color="auto" w:fill="E2EFD9" w:themeFill="accent6" w:themeFillTint="33"/>
      </w:pPr>
      <w:bookmarkStart w:id="25" w:name="_Hlk152845796"/>
      <w:r w:rsidRPr="00D227D7">
        <w:rPr>
          <w:b/>
          <w:bCs/>
        </w:rPr>
        <w:t>Scanning a</w:t>
      </w:r>
      <w:r>
        <w:t xml:space="preserve"> </w:t>
      </w:r>
      <w:r w:rsidRPr="00D227D7">
        <w:rPr>
          <w:b/>
          <w:bCs/>
        </w:rPr>
        <w:t>barcode</w:t>
      </w:r>
      <w:r>
        <w:t xml:space="preserve"> triggers the </w:t>
      </w:r>
      <w:r w:rsidRPr="00D227D7">
        <w:rPr>
          <w:b/>
          <w:bCs/>
        </w:rPr>
        <w:t>‘Save’ operation</w:t>
      </w:r>
      <w:r>
        <w:t>, so make sure the form is complete before a scan.</w:t>
      </w:r>
      <w:bookmarkEnd w:id="25"/>
    </w:p>
    <w:p w14:paraId="4B79A3A5" w14:textId="77777777" w:rsidR="00013E6D" w:rsidRDefault="00013E6D" w:rsidP="00013E6D">
      <w:pPr>
        <w:pStyle w:val="Subtitle"/>
        <w:spacing w:after="0"/>
        <w:rPr>
          <w:rStyle w:val="Strong"/>
          <w:color w:val="auto"/>
        </w:rPr>
      </w:pPr>
    </w:p>
    <w:p w14:paraId="1487BD99" w14:textId="77777777" w:rsidR="00013E6D" w:rsidRDefault="00013E6D" w:rsidP="00013E6D">
      <w:pPr>
        <w:pStyle w:val="Subtitle"/>
        <w:spacing w:after="0"/>
        <w:rPr>
          <w:rStyle w:val="Strong"/>
          <w:color w:val="auto"/>
        </w:rPr>
      </w:pPr>
      <w:bookmarkStart w:id="26" w:name="_Hlk152846088"/>
      <w:r w:rsidRPr="00D04CB3">
        <w:rPr>
          <w:rStyle w:val="Strong"/>
          <w:color w:val="auto"/>
        </w:rPr>
        <w:t>G</w:t>
      </w:r>
      <w:r>
        <w:rPr>
          <w:rStyle w:val="Strong"/>
          <w:color w:val="auto"/>
        </w:rPr>
        <w:t>o-</w:t>
      </w:r>
      <w:r w:rsidRPr="00D04CB3">
        <w:rPr>
          <w:rStyle w:val="Strong"/>
          <w:color w:val="auto"/>
        </w:rPr>
        <w:t>B</w:t>
      </w:r>
      <w:r>
        <w:rPr>
          <w:rStyle w:val="Strong"/>
          <w:color w:val="auto"/>
        </w:rPr>
        <w:t>ack</w:t>
      </w:r>
      <w:r w:rsidRPr="00D04CB3">
        <w:rPr>
          <w:rStyle w:val="Strong"/>
          <w:color w:val="auto"/>
        </w:rPr>
        <w:t xml:space="preserve"> and G</w:t>
      </w:r>
      <w:r>
        <w:rPr>
          <w:rStyle w:val="Strong"/>
          <w:color w:val="auto"/>
        </w:rPr>
        <w:t>o-</w:t>
      </w:r>
      <w:r w:rsidRPr="00D04CB3">
        <w:rPr>
          <w:rStyle w:val="Strong"/>
          <w:color w:val="auto"/>
        </w:rPr>
        <w:t>F</w:t>
      </w:r>
      <w:r>
        <w:rPr>
          <w:rStyle w:val="Strong"/>
          <w:color w:val="auto"/>
        </w:rPr>
        <w:t>orwards</w:t>
      </w:r>
      <w:r w:rsidRPr="00D04CB3">
        <w:rPr>
          <w:rStyle w:val="Strong"/>
          <w:color w:val="auto"/>
        </w:rPr>
        <w:t xml:space="preserve"> buttons</w:t>
      </w:r>
    </w:p>
    <w:p w14:paraId="36814317" w14:textId="77777777" w:rsidR="00013E6D" w:rsidRPr="00143E72" w:rsidRDefault="00013E6D" w:rsidP="00013E6D"/>
    <w:p w14:paraId="17F79F27" w14:textId="77777777" w:rsidR="00013E6D" w:rsidRDefault="00013E6D" w:rsidP="00013E6D">
      <w:pPr>
        <w:rPr>
          <w:bCs/>
        </w:rPr>
      </w:pPr>
      <w:r>
        <w:rPr>
          <w:bCs/>
        </w:rPr>
        <w:t xml:space="preserve">These buttons are useful for stepping back to an earlier record to update it. Recognizing that there will be mistakes made along the way, we have implemented the option of travelling back in time to fix your mistakes or oversights. For instance: This would be a good way to clear </w:t>
      </w:r>
      <w:proofErr w:type="spellStart"/>
      <w:r>
        <w:rPr>
          <w:bCs/>
        </w:rPr>
        <w:t>multispecimen</w:t>
      </w:r>
      <w:proofErr w:type="spellEnd"/>
      <w:r>
        <w:rPr>
          <w:bCs/>
        </w:rPr>
        <w:t xml:space="preserve"> identifiers that were left hanging (see further below for more details on </w:t>
      </w:r>
      <w:proofErr w:type="spellStart"/>
      <w:r>
        <w:rPr>
          <w:bCs/>
        </w:rPr>
        <w:t>multispecimen</w:t>
      </w:r>
      <w:proofErr w:type="spellEnd"/>
      <w:r>
        <w:rPr>
          <w:bCs/>
        </w:rPr>
        <w:t xml:space="preserve"> objects).</w:t>
      </w:r>
    </w:p>
    <w:p w14:paraId="11A14DD3" w14:textId="77777777" w:rsidR="00013E6D" w:rsidRPr="0038178C" w:rsidRDefault="00013E6D" w:rsidP="00013E6D">
      <w:pPr>
        <w:rPr>
          <w:bCs/>
        </w:rPr>
      </w:pPr>
    </w:p>
    <w:p w14:paraId="74334308" w14:textId="77777777" w:rsidR="00013E6D" w:rsidRPr="0038178C" w:rsidRDefault="00013E6D" w:rsidP="00013E6D">
      <w:pPr>
        <w:rPr>
          <w:bCs/>
        </w:rPr>
      </w:pPr>
      <w:r>
        <w:rPr>
          <w:bCs/>
        </w:rPr>
        <w:t>N</w:t>
      </w:r>
      <w:r w:rsidRPr="0038178C">
        <w:rPr>
          <w:bCs/>
        </w:rPr>
        <w:t xml:space="preserve">avigating </w:t>
      </w:r>
      <w:r>
        <w:rPr>
          <w:bCs/>
        </w:rPr>
        <w:t xml:space="preserve">to </w:t>
      </w:r>
      <w:r w:rsidRPr="0038178C">
        <w:rPr>
          <w:bCs/>
        </w:rPr>
        <w:t xml:space="preserve">previous records using these buttons, will commit any changes you make to the form as an update when you save the </w:t>
      </w:r>
      <w:proofErr w:type="gramStart"/>
      <w:r w:rsidRPr="0038178C">
        <w:rPr>
          <w:bCs/>
        </w:rPr>
        <w:t>particular record</w:t>
      </w:r>
      <w:proofErr w:type="gramEnd"/>
      <w:r>
        <w:rPr>
          <w:bCs/>
        </w:rPr>
        <w:t xml:space="preserve"> that</w:t>
      </w:r>
      <w:r w:rsidRPr="0038178C">
        <w:rPr>
          <w:bCs/>
        </w:rPr>
        <w:t xml:space="preserve"> you landed on.</w:t>
      </w:r>
    </w:p>
    <w:p w14:paraId="6D9F90A0" w14:textId="77777777" w:rsidR="00013E6D" w:rsidRPr="0038178C" w:rsidRDefault="00013E6D" w:rsidP="00013E6D">
      <w:pPr>
        <w:rPr>
          <w:bCs/>
        </w:rPr>
      </w:pPr>
      <w:r w:rsidRPr="0038178C">
        <w:rPr>
          <w:bCs/>
        </w:rPr>
        <w:lastRenderedPageBreak/>
        <w:t>There are two ways to submit a new record from the place that you navigated to:</w:t>
      </w:r>
    </w:p>
    <w:p w14:paraId="1D7C3ABF" w14:textId="77777777" w:rsidR="00013E6D" w:rsidRPr="0038178C" w:rsidRDefault="00013E6D" w:rsidP="00013E6D">
      <w:pPr>
        <w:pStyle w:val="ListBullet"/>
        <w:numPr>
          <w:ilvl w:val="0"/>
          <w:numId w:val="3"/>
        </w:numPr>
        <w:rPr>
          <w:bCs/>
        </w:rPr>
      </w:pPr>
      <w:r w:rsidRPr="0038178C">
        <w:t>Press the Clear-form button and type in the new record</w:t>
      </w:r>
    </w:p>
    <w:p w14:paraId="41E6652A" w14:textId="77777777" w:rsidR="00013E6D" w:rsidRPr="0038178C" w:rsidRDefault="00013E6D" w:rsidP="00013E6D">
      <w:pPr>
        <w:pStyle w:val="ListBullet"/>
        <w:numPr>
          <w:ilvl w:val="0"/>
          <w:numId w:val="3"/>
        </w:numPr>
        <w:rPr>
          <w:bCs/>
        </w:rPr>
      </w:pPr>
      <w:r w:rsidRPr="0038178C">
        <w:rPr>
          <w:bCs/>
        </w:rPr>
        <w:t xml:space="preserve">Go-forward until you come to the most recent record and press Go-forward once again. This clears the Record ID label but retains the sticky fields for that most recent record. From here a new barcode can be </w:t>
      </w:r>
      <w:r>
        <w:rPr>
          <w:bCs/>
        </w:rPr>
        <w:t>scanned</w:t>
      </w:r>
      <w:r w:rsidRPr="0038178C">
        <w:rPr>
          <w:bCs/>
        </w:rPr>
        <w:t xml:space="preserve"> and the new record submitted.</w:t>
      </w:r>
    </w:p>
    <w:bookmarkEnd w:id="26"/>
    <w:p w14:paraId="3EC3C371" w14:textId="77777777" w:rsidR="00013E6D" w:rsidRDefault="00013E6D" w:rsidP="00013E6D">
      <w:pPr>
        <w:rPr>
          <w:bCs/>
        </w:rPr>
      </w:pPr>
    </w:p>
    <w:p w14:paraId="772D8EF4" w14:textId="77777777" w:rsidR="00013E6D" w:rsidRDefault="00013E6D" w:rsidP="00013E6D">
      <w:pPr>
        <w:rPr>
          <w:rStyle w:val="Strong"/>
          <w:sz w:val="22"/>
          <w:szCs w:val="22"/>
        </w:rPr>
      </w:pPr>
      <w:r>
        <w:rPr>
          <w:rStyle w:val="Strong"/>
          <w:sz w:val="22"/>
          <w:szCs w:val="22"/>
        </w:rPr>
        <w:t>Clear Form</w:t>
      </w:r>
    </w:p>
    <w:p w14:paraId="3C2AD5AF" w14:textId="77777777" w:rsidR="00C973E1" w:rsidRDefault="00013E6D" w:rsidP="00013E6D">
      <w:pPr>
        <w:pStyle w:val="NoSpacing"/>
        <w:rPr>
          <w:rStyle w:val="Strong"/>
        </w:rPr>
      </w:pPr>
      <w:r>
        <w:rPr>
          <w:rStyle w:val="Strong"/>
        </w:rPr>
        <w:t xml:space="preserve">This will clear the form of all input including sticky fields. You can enter specimen data again and save it as a new record. </w:t>
      </w:r>
      <w:bookmarkStart w:id="27" w:name="_Ref125980292"/>
    </w:p>
    <w:p w14:paraId="040EBC39" w14:textId="77777777" w:rsidR="00C973E1" w:rsidRDefault="00C973E1" w:rsidP="00013E6D">
      <w:pPr>
        <w:pStyle w:val="NoSpacing"/>
        <w:rPr>
          <w:rStyle w:val="Strong"/>
        </w:rPr>
      </w:pPr>
    </w:p>
    <w:p w14:paraId="1E68E6F5" w14:textId="77777777" w:rsidR="00C973E1" w:rsidRDefault="00C973E1" w:rsidP="00013E6D">
      <w:pPr>
        <w:pStyle w:val="NoSpacing"/>
        <w:rPr>
          <w:rStyle w:val="Strong"/>
        </w:rPr>
      </w:pPr>
    </w:p>
    <w:p w14:paraId="29D21CBB" w14:textId="4C4B008D" w:rsidR="00013E6D" w:rsidRDefault="00013E6D" w:rsidP="00013E6D">
      <w:pPr>
        <w:pStyle w:val="NoSpacing"/>
        <w:rPr>
          <w:b/>
          <w:bCs/>
          <w:sz w:val="28"/>
          <w:szCs w:val="28"/>
        </w:rPr>
      </w:pPr>
    </w:p>
    <w:bookmarkStart w:id="28" w:name="_Toc172621855"/>
    <w:p w14:paraId="7CA4EF99" w14:textId="77777777" w:rsidR="00013E6D" w:rsidRDefault="00013E6D" w:rsidP="00013E6D">
      <w:pPr>
        <w:pStyle w:val="Heading2"/>
      </w:pPr>
      <w:r>
        <w:rPr>
          <w:noProof/>
          <w:lang w:val="da-DK" w:eastAsia="da-DK"/>
        </w:rPr>
        <mc:AlternateContent>
          <mc:Choice Requires="wps">
            <w:drawing>
              <wp:anchor distT="0" distB="0" distL="114300" distR="114300" simplePos="0" relativeHeight="251665408" behindDoc="0" locked="0" layoutInCell="1" allowOverlap="1" wp14:anchorId="27C7DCAD" wp14:editId="39698E6C">
                <wp:simplePos x="0" y="0"/>
                <wp:positionH relativeFrom="page">
                  <wp:posOffset>-324485</wp:posOffset>
                </wp:positionH>
                <wp:positionV relativeFrom="paragraph">
                  <wp:posOffset>-114935</wp:posOffset>
                </wp:positionV>
                <wp:extent cx="7893050" cy="501650"/>
                <wp:effectExtent l="0" t="0" r="12700" b="12700"/>
                <wp:wrapNone/>
                <wp:docPr id="44" name="Rectangle 44"/>
                <wp:cNvGraphicFramePr/>
                <a:graphic xmlns:a="http://schemas.openxmlformats.org/drawingml/2006/main">
                  <a:graphicData uri="http://schemas.microsoft.com/office/word/2010/wordprocessingShape">
                    <wps:wsp>
                      <wps:cNvSpPr/>
                      <wps:spPr>
                        <a:xfrm>
                          <a:off x="0" y="0"/>
                          <a:ext cx="7893050" cy="501650"/>
                        </a:xfrm>
                        <a:prstGeom prst="rect">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F531F" id="Rectangle 44" o:spid="_x0000_s1026" style="position:absolute;margin-left:-25.55pt;margin-top:-9.05pt;width:621.5pt;height:39.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" fillcolor="#4472c4 [3204]" strokecolor="#1f3763 [1604]" strokeweight="1pt">
                <v:fill opacity="32896f"/>
                <w10:wrap anchorx="page"/>
              </v:rect>
            </w:pict>
          </mc:Fallback>
        </mc:AlternateContent>
      </w:r>
      <w:r>
        <w:t>Entering Specimen Data into the App</w:t>
      </w:r>
      <w:bookmarkEnd w:id="27"/>
      <w:bookmarkEnd w:id="28"/>
    </w:p>
    <w:p w14:paraId="5E88AD3A" w14:textId="77777777" w:rsidR="00013E6D" w:rsidRDefault="00013E6D" w:rsidP="00013E6D"/>
    <w:p w14:paraId="3C6A7299" w14:textId="77777777" w:rsidR="00013E6D" w:rsidRPr="0025795F" w:rsidRDefault="00013E6D" w:rsidP="00013E6D"/>
    <w:p w14:paraId="5ABB19F8" w14:textId="77777777" w:rsidR="00013E6D" w:rsidRDefault="00013E6D" w:rsidP="00013E6D">
      <w:r>
        <w:t xml:space="preserve">Most of the data </w:t>
      </w:r>
      <w:proofErr w:type="gramStart"/>
      <w:r>
        <w:t>entered into</w:t>
      </w:r>
      <w:proofErr w:type="gramEnd"/>
      <w:r>
        <w:t xml:space="preserve"> the App will be common to more than one specimen in a group and can be found on the front of the folder (in the case of herbarium sheets) or drawer or tray (such as for entomology collections). </w:t>
      </w:r>
      <w:bookmarkStart w:id="29" w:name="_Hlk152846224"/>
      <w:r>
        <w:t>The App exists to capture this and associate it with individual barcodes (which will form part of the catalogue number) that are assigned to specimens within that group (folder, tray, drawer etc.). The information will be used to create individual records in Specify at a later stage. We can then attach other media (such as images) and more granular information (such as collector name) to these records subsequently.</w:t>
      </w:r>
      <w:bookmarkEnd w:id="29"/>
    </w:p>
    <w:p w14:paraId="56E01662" w14:textId="77777777" w:rsidR="00013E6D" w:rsidRDefault="00013E6D" w:rsidP="00013E6D"/>
    <w:p w14:paraId="708DEE9D" w14:textId="77777777" w:rsidR="00C973E1" w:rsidRPr="008D6C52" w:rsidRDefault="00C973E1" w:rsidP="00013E6D"/>
    <w:p w14:paraId="6DC79EE4" w14:textId="77777777" w:rsidR="00013E6D" w:rsidRDefault="00013E6D" w:rsidP="00013E6D">
      <w:r>
        <w:rPr>
          <w:noProof/>
          <w:lang w:val="da-DK" w:eastAsia="da-DK"/>
        </w:rPr>
        <mc:AlternateContent>
          <mc:Choice Requires="wps">
            <w:drawing>
              <wp:anchor distT="0" distB="0" distL="114300" distR="114300" simplePos="0" relativeHeight="251670528" behindDoc="0" locked="0" layoutInCell="1" allowOverlap="1" wp14:anchorId="21899A35" wp14:editId="36ED95FB">
                <wp:simplePos x="0" y="0"/>
                <wp:positionH relativeFrom="page">
                  <wp:align>left</wp:align>
                </wp:positionH>
                <wp:positionV relativeFrom="paragraph">
                  <wp:posOffset>88265</wp:posOffset>
                </wp:positionV>
                <wp:extent cx="7600950" cy="40005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7600950" cy="400050"/>
                        </a:xfrm>
                        <a:prstGeom prst="rect">
                          <a:avLst/>
                        </a:prstGeom>
                        <a:solidFill>
                          <a:schemeClr val="accent1">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C0E2C3" id="Rectangle 50" o:spid="_x0000_s1026" style="position:absolute;margin-left:0;margin-top:6.95pt;width:598.5pt;height:31.5pt;z-index:25167052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" fillcolor="#d9e2f3 [660]" strokecolor="#1f3763 [1604]" strokeweight="1pt">
                <v:fill opacity="32896f"/>
                <w10:wrap anchorx="page"/>
              </v:rect>
            </w:pict>
          </mc:Fallback>
        </mc:AlternateContent>
      </w:r>
    </w:p>
    <w:p w14:paraId="1E27833F" w14:textId="77777777" w:rsidR="00013E6D" w:rsidRPr="0022176D" w:rsidRDefault="00013E6D" w:rsidP="00013E6D">
      <w:pPr>
        <w:pStyle w:val="Heading3"/>
        <w:rPr>
          <w:rStyle w:val="Emphasis"/>
          <w:i/>
          <w:iCs/>
        </w:rPr>
      </w:pPr>
      <w:bookmarkStart w:id="30" w:name="_Toc172621856"/>
      <w:r w:rsidRPr="0022176D">
        <w:rPr>
          <w:rStyle w:val="Emphasis"/>
        </w:rPr>
        <w:t>Storage location</w:t>
      </w:r>
      <w:bookmarkEnd w:id="30"/>
    </w:p>
    <w:p w14:paraId="6CE2C972" w14:textId="77777777" w:rsidR="00013E6D" w:rsidRDefault="00013E6D" w:rsidP="00013E6D">
      <w:pPr>
        <w:rPr>
          <w:rStyle w:val="Emphasis"/>
        </w:rPr>
      </w:pPr>
    </w:p>
    <w:p w14:paraId="53571825" w14:textId="77777777" w:rsidR="00013E6D" w:rsidRDefault="00013E6D" w:rsidP="00013E6D">
      <w:r>
        <w:t xml:space="preserve">The specimen storage locations from Specify have been loaded into the App and you can select them by using this field. These locations can be specific (such as to box or drawer level), or they can be at the level of ‘building/site’. </w:t>
      </w:r>
    </w:p>
    <w:p w14:paraId="4F46157D" w14:textId="77777777" w:rsidR="00013E6D" w:rsidRDefault="00013E6D" w:rsidP="00013E6D"/>
    <w:p w14:paraId="4EB33247" w14:textId="77777777" w:rsidR="00013E6D" w:rsidRDefault="00013E6D" w:rsidP="00013E6D">
      <w:r>
        <w:t xml:space="preserve">The default for this field is set to None. If it has been agreed with the collection manager and curator beforehand that storage location will </w:t>
      </w:r>
      <w:r w:rsidRPr="002151B1">
        <w:rPr>
          <w:i/>
        </w:rPr>
        <w:t>not</w:t>
      </w:r>
      <w:r>
        <w:t xml:space="preserve"> be entered for the specimens, you can simply ignore this field.</w:t>
      </w:r>
    </w:p>
    <w:p w14:paraId="4B9CADC7" w14:textId="77777777" w:rsidR="00013E6D" w:rsidRDefault="00013E6D" w:rsidP="00013E6D"/>
    <w:p w14:paraId="54C378EB" w14:textId="5F6A7404" w:rsidR="00013E6D" w:rsidRDefault="00013E6D" w:rsidP="00013E6D">
      <w:r>
        <w:t xml:space="preserve">If you wish to enter the storage location, simply ensure the cursor is inside the field (there should be an arrow to the right of the field to show where the focus is), then start typing. After the first 3 letters </w:t>
      </w:r>
      <w:r w:rsidR="00F370C2">
        <w:t>are entered</w:t>
      </w:r>
      <w:r>
        <w:t xml:space="preserve">, the App will start searching for the locations which have been loaded from Specify which match your search and result in a </w:t>
      </w:r>
      <w:r w:rsidR="000D26A3">
        <w:t>pop-up</w:t>
      </w:r>
      <w:r>
        <w:t xml:space="preserve"> box with suggestions. If you cannot see the location you need, you can keep typing until it appears.</w:t>
      </w:r>
    </w:p>
    <w:p w14:paraId="6A02B01A" w14:textId="77777777" w:rsidR="00013E6D" w:rsidRDefault="00013E6D" w:rsidP="00013E6D"/>
    <w:p w14:paraId="4688DB56" w14:textId="77777777" w:rsidR="00C973E1" w:rsidRDefault="00C973E1">
      <w:pPr>
        <w:spacing w:after="160" w:line="259" w:lineRule="auto"/>
      </w:pPr>
      <w:r>
        <w:br w:type="page"/>
      </w:r>
    </w:p>
    <w:p w14:paraId="042AC265" w14:textId="3A1021B0" w:rsidR="00013E6D" w:rsidRDefault="00013E6D" w:rsidP="00013E6D">
      <w:r>
        <w:lastRenderedPageBreak/>
        <w:t xml:space="preserve">Using the example illustrated below, if you start typing “Box” while logged in under NHMD Vascular Plants, the </w:t>
      </w:r>
      <w:r w:rsidR="00F370C2">
        <w:t>pop-up</w:t>
      </w:r>
      <w:r>
        <w:t xml:space="preserve"> box will appear and result in some options. Use the arrow keys to get to the one you want, and press enter.</w:t>
      </w:r>
    </w:p>
    <w:p w14:paraId="77705436" w14:textId="77777777" w:rsidR="00013E6D" w:rsidRDefault="00013E6D" w:rsidP="00013E6D"/>
    <w:p w14:paraId="2B5B8C50" w14:textId="77777777" w:rsidR="00013E6D" w:rsidRDefault="00013E6D" w:rsidP="00013E6D">
      <w:pPr>
        <w:ind w:firstLine="426"/>
      </w:pPr>
      <w:r>
        <w:rPr>
          <w:noProof/>
          <w:lang w:val="da-DK" w:eastAsia="da-DK"/>
        </w:rPr>
        <w:drawing>
          <wp:inline distT="0" distB="0" distL="0" distR="0" wp14:anchorId="539F96E6" wp14:editId="2C6CD1CB">
            <wp:extent cx="5392800" cy="28620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2800" cy="2862000"/>
                    </a:xfrm>
                    <a:prstGeom prst="rect">
                      <a:avLst/>
                    </a:prstGeom>
                    <a:noFill/>
                    <a:ln>
                      <a:noFill/>
                    </a:ln>
                  </pic:spPr>
                </pic:pic>
              </a:graphicData>
            </a:graphic>
          </wp:inline>
        </w:drawing>
      </w:r>
    </w:p>
    <w:p w14:paraId="722293BB" w14:textId="77777777" w:rsidR="00013E6D" w:rsidRDefault="00013E6D" w:rsidP="00013E6D"/>
    <w:p w14:paraId="338A4F64" w14:textId="6C0F9E60" w:rsidR="00013E6D" w:rsidRDefault="00013E6D" w:rsidP="00013E6D">
      <w:r>
        <w:t>The selected suggestion will populate in the ‘Storage location’ field immediately.</w:t>
      </w:r>
    </w:p>
    <w:p w14:paraId="5C147CE1" w14:textId="2C5A85D0" w:rsidR="00013E6D" w:rsidRDefault="00C973E1" w:rsidP="00013E6D">
      <w:r>
        <w:rPr>
          <w:noProof/>
          <w:lang w:val="da-DK" w:eastAsia="da-DK"/>
        </w:rPr>
        <mc:AlternateContent>
          <mc:Choice Requires="wps">
            <w:drawing>
              <wp:anchor distT="0" distB="0" distL="114300" distR="114300" simplePos="0" relativeHeight="251671552" behindDoc="0" locked="0" layoutInCell="1" allowOverlap="1" wp14:anchorId="65B92339" wp14:editId="5D554E43">
                <wp:simplePos x="0" y="0"/>
                <wp:positionH relativeFrom="page">
                  <wp:posOffset>1270</wp:posOffset>
                </wp:positionH>
                <wp:positionV relativeFrom="paragraph">
                  <wp:posOffset>275590</wp:posOffset>
                </wp:positionV>
                <wp:extent cx="7600950" cy="447675"/>
                <wp:effectExtent l="0" t="0" r="19050" b="28575"/>
                <wp:wrapNone/>
                <wp:docPr id="51" name="Rectangle 51"/>
                <wp:cNvGraphicFramePr/>
                <a:graphic xmlns:a="http://schemas.openxmlformats.org/drawingml/2006/main">
                  <a:graphicData uri="http://schemas.microsoft.com/office/word/2010/wordprocessingShape">
                    <wps:wsp>
                      <wps:cNvSpPr/>
                      <wps:spPr>
                        <a:xfrm>
                          <a:off x="0" y="0"/>
                          <a:ext cx="7600950" cy="447675"/>
                        </a:xfrm>
                        <a:prstGeom prst="rect">
                          <a:avLst/>
                        </a:prstGeom>
                        <a:solidFill>
                          <a:schemeClr val="accent1">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FD1D4B" w14:textId="77777777" w:rsidR="00013E6D" w:rsidRDefault="00013E6D" w:rsidP="00013E6D">
                            <w:pPr>
                              <w:jc w:val="center"/>
                            </w:pPr>
                          </w:p>
                          <w:p w14:paraId="145987D0" w14:textId="77777777" w:rsidR="00013E6D" w:rsidRDefault="00013E6D" w:rsidP="00013E6D">
                            <w:pPr>
                              <w:jc w:val="center"/>
                            </w:pPr>
                          </w:p>
                          <w:p w14:paraId="49BBE791" w14:textId="77777777" w:rsidR="00013E6D" w:rsidRDefault="00013E6D" w:rsidP="00013E6D">
                            <w:pPr>
                              <w:jc w:val="center"/>
                            </w:pPr>
                          </w:p>
                          <w:p w14:paraId="48AF7792" w14:textId="77777777" w:rsidR="00013E6D" w:rsidRDefault="00013E6D" w:rsidP="00013E6D">
                            <w:pPr>
                              <w:jc w:val="center"/>
                            </w:pPr>
                          </w:p>
                          <w:p w14:paraId="0E8B0A56" w14:textId="77777777" w:rsidR="00013E6D" w:rsidRDefault="00013E6D" w:rsidP="00013E6D">
                            <w:pPr>
                              <w:jc w:val="center"/>
                            </w:pPr>
                          </w:p>
                          <w:p w14:paraId="0718471C" w14:textId="77777777" w:rsidR="00013E6D" w:rsidRDefault="00013E6D" w:rsidP="00013E6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B92339" id="Rectangle 51" o:spid="_x0000_s1026" style="position:absolute;margin-left:.1pt;margin-top:21.7pt;width:598.5pt;height:35.25pt;z-index:25167155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" fillcolor="#d9e2f3 [660]" strokecolor="#1f3763 [1604]" strokeweight="1pt">
                <v:fill opacity="32896f"/>
                <v:textbox>
                  <w:txbxContent>
                    <w:p w14:paraId="07FD1D4B" w14:textId="77777777" w:rsidR="00013E6D" w:rsidRDefault="00013E6D" w:rsidP="00013E6D">
                      <w:pPr>
                        <w:jc w:val="center"/>
                      </w:pPr>
                    </w:p>
                    <w:p w14:paraId="145987D0" w14:textId="77777777" w:rsidR="00013E6D" w:rsidRDefault="00013E6D" w:rsidP="00013E6D">
                      <w:pPr>
                        <w:jc w:val="center"/>
                      </w:pPr>
                    </w:p>
                    <w:p w14:paraId="49BBE791" w14:textId="77777777" w:rsidR="00013E6D" w:rsidRDefault="00013E6D" w:rsidP="00013E6D">
                      <w:pPr>
                        <w:jc w:val="center"/>
                      </w:pPr>
                    </w:p>
                    <w:p w14:paraId="48AF7792" w14:textId="77777777" w:rsidR="00013E6D" w:rsidRDefault="00013E6D" w:rsidP="00013E6D">
                      <w:pPr>
                        <w:jc w:val="center"/>
                      </w:pPr>
                    </w:p>
                    <w:p w14:paraId="0E8B0A56" w14:textId="77777777" w:rsidR="00013E6D" w:rsidRDefault="00013E6D" w:rsidP="00013E6D">
                      <w:pPr>
                        <w:jc w:val="center"/>
                      </w:pPr>
                    </w:p>
                    <w:p w14:paraId="0718471C" w14:textId="77777777" w:rsidR="00013E6D" w:rsidRDefault="00013E6D" w:rsidP="00013E6D">
                      <w:pPr>
                        <w:jc w:val="center"/>
                      </w:pPr>
                    </w:p>
                  </w:txbxContent>
                </v:textbox>
                <w10:wrap anchorx="page"/>
              </v:rect>
            </w:pict>
          </mc:Fallback>
        </mc:AlternateContent>
      </w:r>
      <w:r w:rsidR="00013E6D">
        <w:t>The full storage location (from Specify) will be visible to the right of the field.</w:t>
      </w:r>
    </w:p>
    <w:p w14:paraId="60D4505C" w14:textId="77777777" w:rsidR="00B74D7D" w:rsidRDefault="00B74D7D" w:rsidP="00013E6D">
      <w:pPr>
        <w:pStyle w:val="Heading3"/>
      </w:pPr>
    </w:p>
    <w:p w14:paraId="19079D81" w14:textId="27CC39DB" w:rsidR="00013E6D" w:rsidRDefault="00013E6D" w:rsidP="00013E6D">
      <w:pPr>
        <w:pStyle w:val="Heading3"/>
      </w:pPr>
      <w:bookmarkStart w:id="31" w:name="_Toc172621857"/>
      <w:r>
        <w:t>Preparation type</w:t>
      </w:r>
      <w:bookmarkEnd w:id="31"/>
    </w:p>
    <w:p w14:paraId="54322891" w14:textId="3AA05B4A" w:rsidR="00013E6D" w:rsidRDefault="00013E6D" w:rsidP="00013E6D"/>
    <w:p w14:paraId="234B2030" w14:textId="7AEC2CBA" w:rsidR="00013E6D" w:rsidRDefault="00013E6D" w:rsidP="00013E6D">
      <w:r>
        <w:t xml:space="preserve">In the ‘Preparation type’ field, select the appropriate preparation. This field contains predefined data and is based on options in Specify. It is not currently loaded with </w:t>
      </w:r>
      <w:r w:rsidR="00F370C2">
        <w:t>all</w:t>
      </w:r>
      <w:r>
        <w:t xml:space="preserve"> the options from Specify, but each preparation type is being added as a workflow which is developed for DaSSCo. </w:t>
      </w:r>
    </w:p>
    <w:p w14:paraId="141E9F4A" w14:textId="77777777" w:rsidR="00013E6D" w:rsidRDefault="00013E6D" w:rsidP="00013E6D"/>
    <w:p w14:paraId="75D1A927" w14:textId="77777777" w:rsidR="00013E6D" w:rsidRDefault="00013E6D" w:rsidP="00013E6D">
      <w:r>
        <w:t>If the workflow is pinned insects, then “Pinned” should be selected. If it is herbarium sheets, then “sheet” should be selected.</w:t>
      </w:r>
    </w:p>
    <w:p w14:paraId="2068EB9F" w14:textId="1FC132ED" w:rsidR="00013E6D" w:rsidRDefault="00013E6D" w:rsidP="00013E6D">
      <w:r>
        <w:rPr>
          <w:noProof/>
          <w:lang w:val="da-DK" w:eastAsia="da-DK"/>
        </w:rPr>
        <mc:AlternateContent>
          <mc:Choice Requires="wps">
            <w:drawing>
              <wp:anchor distT="0" distB="0" distL="114300" distR="114300" simplePos="0" relativeHeight="251672576" behindDoc="0" locked="0" layoutInCell="1" allowOverlap="1" wp14:anchorId="4C1D3710" wp14:editId="17D62EF7">
                <wp:simplePos x="0" y="0"/>
                <wp:positionH relativeFrom="page">
                  <wp:align>left</wp:align>
                </wp:positionH>
                <wp:positionV relativeFrom="paragraph">
                  <wp:posOffset>274320</wp:posOffset>
                </wp:positionV>
                <wp:extent cx="7600950" cy="40005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7600950" cy="400050"/>
                        </a:xfrm>
                        <a:prstGeom prst="rect">
                          <a:avLst/>
                        </a:prstGeom>
                        <a:solidFill>
                          <a:schemeClr val="accent1">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81F677" id="Rectangle 52" o:spid="_x0000_s1026" style="position:absolute;margin-left:0;margin-top:21.6pt;width:598.5pt;height:31.5pt;z-index:25167257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" fillcolor="#d9e2f3 [660]" strokecolor="#1f3763 [1604]" strokeweight="1pt">
                <v:fill opacity="32896f"/>
                <w10:wrap anchorx="page"/>
              </v:rect>
            </w:pict>
          </mc:Fallback>
        </mc:AlternateContent>
      </w:r>
    </w:p>
    <w:p w14:paraId="039048E3" w14:textId="77777777" w:rsidR="00164786" w:rsidRDefault="00164786" w:rsidP="00013E6D"/>
    <w:p w14:paraId="7423F97E" w14:textId="77777777" w:rsidR="00013E6D" w:rsidRDefault="00013E6D" w:rsidP="00013E6D">
      <w:pPr>
        <w:pStyle w:val="Heading3"/>
      </w:pPr>
      <w:bookmarkStart w:id="32" w:name="_Toc172621858"/>
      <w:r>
        <w:t>Type status</w:t>
      </w:r>
      <w:bookmarkEnd w:id="32"/>
    </w:p>
    <w:p w14:paraId="23274299" w14:textId="77777777" w:rsidR="00013E6D" w:rsidRDefault="00013E6D" w:rsidP="00013E6D"/>
    <w:p w14:paraId="3432A9BF" w14:textId="77777777" w:rsidR="00013E6D" w:rsidRDefault="00013E6D" w:rsidP="00013E6D">
      <w:r>
        <w:t xml:space="preserve">In some cases, you may come across a type specimen in the collection. How you deal with this will depend on the collection, institution, and workflow in question. Information and training will be provided separately on how to recognize and deal with type specimens. </w:t>
      </w:r>
    </w:p>
    <w:p w14:paraId="16A6C6C7" w14:textId="77777777" w:rsidR="00013E6D" w:rsidRDefault="00013E6D" w:rsidP="00013E6D"/>
    <w:p w14:paraId="17247139" w14:textId="347CF4EF" w:rsidR="00013E6D" w:rsidRDefault="00013E6D" w:rsidP="00013E6D">
      <w:r>
        <w:t>For the NHMD Vascular Plant collection, all type specimens will be skipped and will not be dealt with as part of the DaSSCo digitization</w:t>
      </w:r>
      <w:r w:rsidR="00EF2560">
        <w:t>, as they have already been digitized</w:t>
      </w:r>
      <w:r>
        <w:t xml:space="preserve">. Simply move onto the next specimen. For AAU herbarium, types will be digitized. </w:t>
      </w:r>
      <w:bookmarkStart w:id="33" w:name="_Hlk152846551"/>
      <w:r>
        <w:t xml:space="preserve">For NHMD entomology, you are unlikely to encounter types as they are kept separately. </w:t>
      </w:r>
      <w:bookmarkEnd w:id="33"/>
    </w:p>
    <w:p w14:paraId="6C1862A2" w14:textId="77777777" w:rsidR="00013E6D" w:rsidRDefault="00013E6D" w:rsidP="00013E6D"/>
    <w:p w14:paraId="15CFAEE5" w14:textId="77777777" w:rsidR="00C973E1" w:rsidRDefault="00C973E1">
      <w:pPr>
        <w:spacing w:after="160" w:line="259" w:lineRule="auto"/>
      </w:pPr>
      <w:r>
        <w:br w:type="page"/>
      </w:r>
    </w:p>
    <w:p w14:paraId="7E8CD343" w14:textId="7CAD0CC4" w:rsidR="00013E6D" w:rsidRDefault="00013E6D" w:rsidP="00013E6D">
      <w:r>
        <w:lastRenderedPageBreak/>
        <w:t xml:space="preserve">For the vast majority of specimens, simply select “None” as the </w:t>
      </w:r>
      <w:proofErr w:type="gramStart"/>
      <w:r>
        <w:t>type</w:t>
      </w:r>
      <w:proofErr w:type="gramEnd"/>
      <w:r>
        <w:t xml:space="preserve"> status.</w:t>
      </w:r>
    </w:p>
    <w:p w14:paraId="7B91BFA0" w14:textId="77777777" w:rsidR="00013E6D" w:rsidRDefault="00013E6D" w:rsidP="00013E6D"/>
    <w:p w14:paraId="21715AEF" w14:textId="77777777" w:rsidR="00013E6D" w:rsidRPr="000A7F84" w:rsidRDefault="00013E6D" w:rsidP="00013E6D">
      <w:r>
        <w:rPr>
          <w:noProof/>
          <w:lang w:val="da-DK" w:eastAsia="da-DK"/>
        </w:rPr>
        <w:drawing>
          <wp:inline distT="0" distB="0" distL="0" distR="0" wp14:anchorId="0ED47E85" wp14:editId="09065E0E">
            <wp:extent cx="6120130" cy="3916680"/>
            <wp:effectExtent l="0" t="0" r="0" b="762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120130" cy="3916680"/>
                    </a:xfrm>
                    <a:prstGeom prst="rect">
                      <a:avLst/>
                    </a:prstGeom>
                  </pic:spPr>
                </pic:pic>
              </a:graphicData>
            </a:graphic>
          </wp:inline>
        </w:drawing>
      </w:r>
    </w:p>
    <w:p w14:paraId="5E2BA37C" w14:textId="7B183542" w:rsidR="00013E6D" w:rsidRDefault="00013E6D" w:rsidP="00013E6D">
      <w:pPr>
        <w:pStyle w:val="ListBullet"/>
        <w:numPr>
          <w:ilvl w:val="0"/>
          <w:numId w:val="0"/>
        </w:numPr>
      </w:pPr>
      <w:r>
        <w:fldChar w:fldCharType="begin"/>
      </w:r>
      <w:r>
        <w:instrText xml:space="preserve"> INCLUDEPICTURE "C:\\Users\\rqz615\\Library\\Group Containers\\UBF8T346G9.ms\\WebArchiveCopyPasteTempFiles\\com.microsoft.Word\\cid17480*ii_las3w1423" \* MERGEFORMAT </w:instrText>
      </w:r>
      <w:r>
        <w:fldChar w:fldCharType="end"/>
      </w:r>
    </w:p>
    <w:p w14:paraId="4B2BC3C8" w14:textId="77777777" w:rsidR="00013E6D" w:rsidRDefault="00013E6D" w:rsidP="00013E6D">
      <w:pPr>
        <w:pStyle w:val="ListBullet"/>
        <w:numPr>
          <w:ilvl w:val="0"/>
          <w:numId w:val="0"/>
        </w:numPr>
      </w:pPr>
      <w:r>
        <w:rPr>
          <w:noProof/>
          <w:lang w:val="da-DK" w:eastAsia="da-DK"/>
        </w:rPr>
        <mc:AlternateContent>
          <mc:Choice Requires="wps">
            <w:drawing>
              <wp:anchor distT="0" distB="0" distL="114300" distR="114300" simplePos="0" relativeHeight="251673600" behindDoc="0" locked="0" layoutInCell="1" allowOverlap="1" wp14:anchorId="5452F93B" wp14:editId="0E30247A">
                <wp:simplePos x="0" y="0"/>
                <wp:positionH relativeFrom="page">
                  <wp:align>left</wp:align>
                </wp:positionH>
                <wp:positionV relativeFrom="paragraph">
                  <wp:posOffset>257175</wp:posOffset>
                </wp:positionV>
                <wp:extent cx="7600950" cy="400050"/>
                <wp:effectExtent l="0" t="0" r="19050" b="19050"/>
                <wp:wrapNone/>
                <wp:docPr id="53" name="Rectangle 53"/>
                <wp:cNvGraphicFramePr/>
                <a:graphic xmlns:a="http://schemas.openxmlformats.org/drawingml/2006/main">
                  <a:graphicData uri="http://schemas.microsoft.com/office/word/2010/wordprocessingShape">
                    <wps:wsp>
                      <wps:cNvSpPr/>
                      <wps:spPr>
                        <a:xfrm>
                          <a:off x="0" y="0"/>
                          <a:ext cx="7600950" cy="400050"/>
                        </a:xfrm>
                        <a:prstGeom prst="rect">
                          <a:avLst/>
                        </a:prstGeom>
                        <a:solidFill>
                          <a:schemeClr val="accent1">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32659D" id="Rectangle 53" o:spid="_x0000_s1026" style="position:absolute;margin-left:0;margin-top:20.25pt;width:598.5pt;height:31.5pt;z-index:25167360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" fillcolor="#d9e2f3 [660]" strokecolor="#1f3763 [1604]" strokeweight="1pt">
                <v:fill opacity="32896f"/>
                <w10:wrap anchorx="page"/>
              </v:rect>
            </w:pict>
          </mc:Fallback>
        </mc:AlternateContent>
      </w:r>
    </w:p>
    <w:p w14:paraId="6902B389" w14:textId="77777777" w:rsidR="00013E6D" w:rsidRDefault="00013E6D" w:rsidP="00013E6D">
      <w:pPr>
        <w:pStyle w:val="ListBullet"/>
        <w:numPr>
          <w:ilvl w:val="0"/>
          <w:numId w:val="0"/>
        </w:numPr>
      </w:pPr>
    </w:p>
    <w:p w14:paraId="27AE6D7B" w14:textId="77777777" w:rsidR="00013E6D" w:rsidRDefault="00013E6D" w:rsidP="00013E6D">
      <w:pPr>
        <w:pStyle w:val="Heading3"/>
      </w:pPr>
      <w:bookmarkStart w:id="34" w:name="_Toc172621859"/>
      <w:r>
        <w:t>Notes</w:t>
      </w:r>
      <w:bookmarkEnd w:id="34"/>
    </w:p>
    <w:p w14:paraId="69AAD1EF" w14:textId="77777777" w:rsidR="00013E6D" w:rsidRDefault="00013E6D" w:rsidP="00013E6D">
      <w:pPr>
        <w:pStyle w:val="ListBullet"/>
        <w:numPr>
          <w:ilvl w:val="0"/>
          <w:numId w:val="0"/>
        </w:numPr>
      </w:pPr>
    </w:p>
    <w:p w14:paraId="253B00AA" w14:textId="77777777" w:rsidR="000A5657" w:rsidRDefault="00013E6D" w:rsidP="00013E6D">
      <w:pPr>
        <w:pStyle w:val="ListBullet"/>
        <w:numPr>
          <w:ilvl w:val="0"/>
          <w:numId w:val="0"/>
        </w:numPr>
      </w:pPr>
      <w:bookmarkStart w:id="35" w:name="_Hlk152846678"/>
      <w:r>
        <w:t xml:space="preserve">The Notes field is provided as somewhere to add comments, if necessary. Notes should be kept to a minimum and only included if </w:t>
      </w:r>
      <w:proofErr w:type="gramStart"/>
      <w:r>
        <w:t>absolutely necessary</w:t>
      </w:r>
      <w:proofErr w:type="gramEnd"/>
      <w:r>
        <w:t xml:space="preserve">. </w:t>
      </w:r>
    </w:p>
    <w:p w14:paraId="6FE64695" w14:textId="77777777" w:rsidR="000A5657" w:rsidRDefault="000A5657" w:rsidP="00013E6D">
      <w:pPr>
        <w:pStyle w:val="ListBullet"/>
        <w:numPr>
          <w:ilvl w:val="0"/>
          <w:numId w:val="0"/>
        </w:numPr>
      </w:pPr>
    </w:p>
    <w:p w14:paraId="27128925" w14:textId="77777777" w:rsidR="007863EB" w:rsidRDefault="00013E6D" w:rsidP="00013E6D">
      <w:pPr>
        <w:pStyle w:val="ListBullet"/>
        <w:numPr>
          <w:ilvl w:val="0"/>
          <w:numId w:val="0"/>
        </w:numPr>
      </w:pPr>
      <w:r>
        <w:t xml:space="preserve">Example: If you have concerns about legibility of the specimen label and would like a curator or collection manager to look at it, then adding the issue to notes is legitimate. </w:t>
      </w:r>
    </w:p>
    <w:p w14:paraId="5944BE40" w14:textId="056FA4D1" w:rsidR="00013E6D" w:rsidRDefault="00013E6D" w:rsidP="00013E6D">
      <w:pPr>
        <w:pStyle w:val="ListBullet"/>
        <w:numPr>
          <w:ilvl w:val="0"/>
          <w:numId w:val="0"/>
        </w:numPr>
      </w:pPr>
      <w:r>
        <w:t>If the note is relevant only to that record, make sure to remove it before proceeding or else it will be applied to the next record as well.</w:t>
      </w:r>
    </w:p>
    <w:p w14:paraId="35BD739A" w14:textId="77777777" w:rsidR="000A5657" w:rsidRDefault="000A5657" w:rsidP="00013E6D">
      <w:pPr>
        <w:pStyle w:val="ListBullet"/>
        <w:numPr>
          <w:ilvl w:val="0"/>
          <w:numId w:val="0"/>
        </w:numPr>
      </w:pPr>
    </w:p>
    <w:p w14:paraId="27528128" w14:textId="7F21260B" w:rsidR="003D31DF" w:rsidRDefault="003D31DF" w:rsidP="00013E6D">
      <w:pPr>
        <w:pStyle w:val="ListBullet"/>
        <w:numPr>
          <w:ilvl w:val="0"/>
          <w:numId w:val="0"/>
        </w:numPr>
      </w:pPr>
      <w:r>
        <w:t xml:space="preserve">Do not write commas in the Notes Field, as it interferes with the formatting of the records later down the line. </w:t>
      </w:r>
    </w:p>
    <w:bookmarkEnd w:id="35"/>
    <w:p w14:paraId="3D4383D4" w14:textId="77777777" w:rsidR="00013E6D" w:rsidRDefault="00013E6D" w:rsidP="00013E6D">
      <w:pPr>
        <w:pStyle w:val="ListBullet"/>
        <w:numPr>
          <w:ilvl w:val="0"/>
          <w:numId w:val="0"/>
        </w:numPr>
      </w:pPr>
    </w:p>
    <w:p w14:paraId="6225290A" w14:textId="77777777" w:rsidR="00013E6D" w:rsidRDefault="00013E6D" w:rsidP="00013E6D">
      <w:pPr>
        <w:pStyle w:val="ListBullet"/>
        <w:numPr>
          <w:ilvl w:val="0"/>
          <w:numId w:val="0"/>
        </w:numPr>
      </w:pPr>
    </w:p>
    <w:p w14:paraId="6A92D33A" w14:textId="77777777" w:rsidR="00F370C2" w:rsidRDefault="00F370C2" w:rsidP="00013E6D">
      <w:pPr>
        <w:pStyle w:val="ListBullet"/>
        <w:numPr>
          <w:ilvl w:val="0"/>
          <w:numId w:val="0"/>
        </w:numPr>
      </w:pPr>
    </w:p>
    <w:p w14:paraId="337C9B70" w14:textId="77777777" w:rsidR="00F370C2" w:rsidRDefault="00F370C2" w:rsidP="00013E6D">
      <w:pPr>
        <w:pStyle w:val="ListBullet"/>
        <w:numPr>
          <w:ilvl w:val="0"/>
          <w:numId w:val="0"/>
        </w:numPr>
      </w:pPr>
    </w:p>
    <w:p w14:paraId="70BA75FE" w14:textId="77777777" w:rsidR="0023212B" w:rsidRDefault="0023212B" w:rsidP="00013E6D">
      <w:pPr>
        <w:pStyle w:val="ListBullet"/>
        <w:numPr>
          <w:ilvl w:val="0"/>
          <w:numId w:val="0"/>
        </w:numPr>
      </w:pPr>
    </w:p>
    <w:p w14:paraId="2BB678F9" w14:textId="77777777" w:rsidR="00F370C2" w:rsidRDefault="00F370C2" w:rsidP="00013E6D">
      <w:pPr>
        <w:pStyle w:val="ListBullet"/>
        <w:numPr>
          <w:ilvl w:val="0"/>
          <w:numId w:val="0"/>
        </w:numPr>
      </w:pPr>
    </w:p>
    <w:p w14:paraId="74D27E79" w14:textId="77777777" w:rsidR="00F370C2" w:rsidRDefault="00F370C2" w:rsidP="00013E6D">
      <w:pPr>
        <w:pStyle w:val="ListBullet"/>
        <w:numPr>
          <w:ilvl w:val="0"/>
          <w:numId w:val="0"/>
        </w:numPr>
      </w:pPr>
    </w:p>
    <w:p w14:paraId="47E73606" w14:textId="77777777" w:rsidR="00F370C2" w:rsidRDefault="00F370C2" w:rsidP="00013E6D">
      <w:pPr>
        <w:pStyle w:val="ListBullet"/>
        <w:numPr>
          <w:ilvl w:val="0"/>
          <w:numId w:val="0"/>
        </w:numPr>
      </w:pPr>
    </w:p>
    <w:p w14:paraId="587D3D25" w14:textId="77777777" w:rsidR="00F370C2" w:rsidRDefault="00F370C2" w:rsidP="00013E6D">
      <w:pPr>
        <w:pStyle w:val="ListBullet"/>
        <w:numPr>
          <w:ilvl w:val="0"/>
          <w:numId w:val="0"/>
        </w:numPr>
      </w:pPr>
    </w:p>
    <w:p w14:paraId="6F8B0319" w14:textId="77777777" w:rsidR="00F370C2" w:rsidRDefault="00F370C2" w:rsidP="00013E6D">
      <w:pPr>
        <w:pStyle w:val="ListBullet"/>
        <w:numPr>
          <w:ilvl w:val="0"/>
          <w:numId w:val="0"/>
        </w:numPr>
      </w:pPr>
    </w:p>
    <w:p w14:paraId="20ABB5B9" w14:textId="77777777" w:rsidR="00F370C2" w:rsidRDefault="00F370C2" w:rsidP="00013E6D">
      <w:pPr>
        <w:pStyle w:val="ListBullet"/>
        <w:numPr>
          <w:ilvl w:val="0"/>
          <w:numId w:val="0"/>
        </w:numPr>
      </w:pPr>
    </w:p>
    <w:p w14:paraId="6E506F66" w14:textId="77777777" w:rsidR="00F370C2" w:rsidRDefault="00F370C2" w:rsidP="00013E6D">
      <w:pPr>
        <w:pStyle w:val="ListBullet"/>
        <w:numPr>
          <w:ilvl w:val="0"/>
          <w:numId w:val="0"/>
        </w:numPr>
      </w:pPr>
    </w:p>
    <w:bookmarkStart w:id="36" w:name="_Hlk156477655"/>
    <w:bookmarkStart w:id="37" w:name="_Toc172621860"/>
    <w:p w14:paraId="2A2AC985" w14:textId="4A9F01F5" w:rsidR="00013E6D" w:rsidRDefault="002B022F" w:rsidP="002B022F">
      <w:pPr>
        <w:pStyle w:val="Heading3"/>
      </w:pPr>
      <w:r>
        <w:rPr>
          <w:noProof/>
          <w:lang w:val="da-DK" w:eastAsia="da-DK"/>
        </w:rPr>
        <w:lastRenderedPageBreak/>
        <mc:AlternateContent>
          <mc:Choice Requires="wps">
            <w:drawing>
              <wp:anchor distT="0" distB="0" distL="114300" distR="114300" simplePos="0" relativeHeight="251674624" behindDoc="0" locked="0" layoutInCell="1" allowOverlap="1" wp14:anchorId="67F42034" wp14:editId="3B83EEE3">
                <wp:simplePos x="0" y="0"/>
                <wp:positionH relativeFrom="page">
                  <wp:posOffset>0</wp:posOffset>
                </wp:positionH>
                <wp:positionV relativeFrom="paragraph">
                  <wp:posOffset>-85052</wp:posOffset>
                </wp:positionV>
                <wp:extent cx="7600950" cy="40005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7600950" cy="400050"/>
                        </a:xfrm>
                        <a:prstGeom prst="rect">
                          <a:avLst/>
                        </a:prstGeom>
                        <a:solidFill>
                          <a:schemeClr val="accent1">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D05859" w14:textId="77777777" w:rsidR="00013E6D" w:rsidRPr="00DE717C" w:rsidRDefault="00013E6D" w:rsidP="00013E6D">
                            <w:pPr>
                              <w:rPr>
                                <w:lang w:val="da-DK"/>
                              </w:rPr>
                            </w:pPr>
                          </w:p>
                          <w:p w14:paraId="3EDA3E20" w14:textId="77777777" w:rsidR="00013E6D" w:rsidRDefault="00013E6D" w:rsidP="00013E6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F42034" id="Rectangle 54" o:spid="_x0000_s1027" style="position:absolute;margin-left:0;margin-top:-6.7pt;width:598.5pt;height:31.5pt;z-index:25167462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" fillcolor="#d9e2f3 [660]" strokecolor="#1f3763 [1604]" strokeweight="1pt">
                <v:fill opacity="32896f"/>
                <v:textbox>
                  <w:txbxContent>
                    <w:p w14:paraId="67D05859" w14:textId="77777777" w:rsidR="00013E6D" w:rsidRPr="00DE717C" w:rsidRDefault="00013E6D" w:rsidP="00013E6D">
                      <w:pPr>
                        <w:rPr>
                          <w:lang w:val="da-DK"/>
                        </w:rPr>
                      </w:pPr>
                    </w:p>
                    <w:p w14:paraId="3EDA3E20" w14:textId="77777777" w:rsidR="00013E6D" w:rsidRDefault="00013E6D" w:rsidP="00013E6D"/>
                  </w:txbxContent>
                </v:textbox>
                <w10:wrap anchorx="page"/>
              </v:rect>
            </w:pict>
          </mc:Fallback>
        </mc:AlternateContent>
      </w:r>
      <w:r w:rsidR="00013E6D">
        <w:t>Multi specimen object</w:t>
      </w:r>
      <w:bookmarkEnd w:id="37"/>
    </w:p>
    <w:bookmarkEnd w:id="36"/>
    <w:p w14:paraId="4681CE34" w14:textId="5702A931" w:rsidR="00013E6D" w:rsidRPr="006434B6" w:rsidRDefault="00013E6D" w:rsidP="00013E6D"/>
    <w:p w14:paraId="1F6295C5" w14:textId="4C155406" w:rsidR="00F370C2" w:rsidRDefault="00013E6D" w:rsidP="00F370C2">
      <w:pPr>
        <w:pStyle w:val="ListBullet"/>
        <w:numPr>
          <w:ilvl w:val="0"/>
          <w:numId w:val="0"/>
        </w:numPr>
        <w:spacing w:after="240"/>
        <w:rPr>
          <w:iCs/>
        </w:rPr>
      </w:pPr>
      <w:r>
        <w:rPr>
          <w:iCs/>
        </w:rPr>
        <w:t>The object type can be one of three kinds:</w:t>
      </w:r>
    </w:p>
    <w:p w14:paraId="10324820" w14:textId="7C9CC9EA" w:rsidR="00F370C2" w:rsidRDefault="00013E6D" w:rsidP="00F370C2">
      <w:pPr>
        <w:pStyle w:val="ListBullet"/>
        <w:numPr>
          <w:ilvl w:val="0"/>
          <w:numId w:val="0"/>
        </w:numPr>
        <w:spacing w:after="240"/>
        <w:rPr>
          <w:iCs/>
        </w:rPr>
      </w:pPr>
      <w:r>
        <w:rPr>
          <w:iCs/>
        </w:rPr>
        <w:t xml:space="preserve"> </w:t>
      </w:r>
    </w:p>
    <w:p w14:paraId="66E6F3BF" w14:textId="627F59A5" w:rsidR="00013E6D" w:rsidRDefault="00013E6D" w:rsidP="00F370C2">
      <w:pPr>
        <w:pStyle w:val="ListBullet"/>
        <w:spacing w:line="360" w:lineRule="auto"/>
      </w:pPr>
      <w:r w:rsidRPr="00B17874">
        <w:rPr>
          <w:b/>
          <w:bCs/>
        </w:rPr>
        <w:t>Single Specimen Object (SSO)</w:t>
      </w:r>
      <w:r>
        <w:t xml:space="preserve"> is one specimen on one container</w:t>
      </w:r>
      <w:r w:rsidR="001C68EC">
        <w:t>.</w:t>
      </w:r>
      <w:r w:rsidR="001C68EC" w:rsidRPr="001C68EC">
        <w:t xml:space="preserve"> </w:t>
      </w:r>
      <w:r w:rsidR="001C68EC">
        <w:t xml:space="preserve">This is the default type. </w:t>
      </w:r>
    </w:p>
    <w:p w14:paraId="4F4FE8EE" w14:textId="77777777" w:rsidR="00F370C2" w:rsidRDefault="00013E6D" w:rsidP="00F370C2">
      <w:pPr>
        <w:pStyle w:val="ListBullet"/>
        <w:spacing w:line="360" w:lineRule="auto"/>
      </w:pPr>
      <w:r w:rsidRPr="00B17874">
        <w:rPr>
          <w:b/>
          <w:bCs/>
        </w:rPr>
        <w:t xml:space="preserve">Multi Specimen </w:t>
      </w:r>
      <w:r>
        <w:rPr>
          <w:b/>
          <w:bCs/>
        </w:rPr>
        <w:t>o</w:t>
      </w:r>
      <w:r w:rsidRPr="00B17874">
        <w:rPr>
          <w:b/>
          <w:bCs/>
        </w:rPr>
        <w:t xml:space="preserve">n </w:t>
      </w:r>
      <w:r>
        <w:rPr>
          <w:b/>
          <w:bCs/>
        </w:rPr>
        <w:t>O</w:t>
      </w:r>
      <w:r w:rsidRPr="00B17874">
        <w:rPr>
          <w:b/>
          <w:bCs/>
        </w:rPr>
        <w:t>ne object (MSO)</w:t>
      </w:r>
      <w:r>
        <w:t xml:space="preserve"> is one container (sheet, pin, jar, etc.) with multiple specimens </w:t>
      </w:r>
    </w:p>
    <w:p w14:paraId="7848044E" w14:textId="420B873C" w:rsidR="00F370C2" w:rsidRDefault="00013E6D" w:rsidP="00F370C2">
      <w:pPr>
        <w:pStyle w:val="ListBullet"/>
        <w:spacing w:line="360" w:lineRule="auto"/>
      </w:pPr>
      <w:r w:rsidRPr="00F370C2">
        <w:rPr>
          <w:b/>
        </w:rPr>
        <w:t>One specimen on multiple objects</w:t>
      </w:r>
      <w:r w:rsidRPr="00707F8E">
        <w:t xml:space="preserve"> (</w:t>
      </w:r>
      <w:r w:rsidRPr="00F370C2">
        <w:rPr>
          <w:b/>
        </w:rPr>
        <w:t>MOS</w:t>
      </w:r>
      <w:r w:rsidRPr="00707F8E">
        <w:t>)</w:t>
      </w:r>
      <w:r>
        <w:t xml:space="preserve"> is one specimen across multiple containers</w:t>
      </w:r>
    </w:p>
    <w:p w14:paraId="2186AC50" w14:textId="77777777" w:rsidR="004B48D0" w:rsidRDefault="004B48D0" w:rsidP="00F370C2">
      <w:pPr>
        <w:pStyle w:val="ListBullet"/>
        <w:numPr>
          <w:ilvl w:val="0"/>
          <w:numId w:val="0"/>
        </w:numPr>
        <w:spacing w:before="240" w:after="240"/>
        <w:rPr>
          <w:iCs/>
        </w:rPr>
      </w:pPr>
    </w:p>
    <w:p w14:paraId="39676385" w14:textId="2A267C98" w:rsidR="00013E6D" w:rsidRPr="00F370C2" w:rsidRDefault="00013E6D" w:rsidP="00F370C2">
      <w:pPr>
        <w:pStyle w:val="ListBullet"/>
        <w:numPr>
          <w:ilvl w:val="0"/>
          <w:numId w:val="0"/>
        </w:numPr>
        <w:spacing w:before="240" w:after="240"/>
        <w:rPr>
          <w:iCs/>
        </w:rPr>
      </w:pPr>
      <w:r w:rsidRPr="00F370C2">
        <w:rPr>
          <w:iCs/>
        </w:rPr>
        <w:t xml:space="preserve">If you activate one of the two ‘multi’ radio buttons, </w:t>
      </w:r>
      <w:r>
        <w:t>the text field will be populated with a ‘Container ID’; a random identifier</w:t>
      </w:r>
      <w:r>
        <w:rPr>
          <w:rStyle w:val="FootnoteReference"/>
        </w:rPr>
        <w:footnoteReference w:id="1"/>
      </w:r>
      <w:r>
        <w:t xml:space="preserve"> (one number among several q</w:t>
      </w:r>
      <w:r w:rsidRPr="00E7244C">
        <w:t>uintillion</w:t>
      </w:r>
      <w:r>
        <w:t xml:space="preserve">) which is assigned to the multi specimen object. </w:t>
      </w:r>
      <w:r w:rsidRPr="00F370C2">
        <w:rPr>
          <w:iCs/>
        </w:rPr>
        <w:t xml:space="preserve">This ID associates disparate barcodes. </w:t>
      </w:r>
    </w:p>
    <w:p w14:paraId="4E61A5FB" w14:textId="77777777" w:rsidR="00013E6D" w:rsidRDefault="00013E6D" w:rsidP="00013E6D">
      <w:pPr>
        <w:spacing w:after="240"/>
      </w:pPr>
      <w:r w:rsidRPr="00707F8E">
        <w:rPr>
          <w:i/>
          <w:iCs/>
        </w:rPr>
        <w:t>It is vital that this ID is retained until all the specimens which are physically associated together are digitized</w:t>
      </w:r>
      <w:r>
        <w:t xml:space="preserve">. </w:t>
      </w:r>
    </w:p>
    <w:p w14:paraId="13295EA9" w14:textId="78CF71F5" w:rsidR="00013E6D" w:rsidRDefault="00013E6D" w:rsidP="00013E6D">
      <w:pPr>
        <w:spacing w:after="240"/>
      </w:pPr>
      <w:r>
        <w:t xml:space="preserve">In the case of herbaria sheets where the specimens on the sheet have individual barcodes, this would be after </w:t>
      </w:r>
      <w:r w:rsidR="002E1E2D">
        <w:t>all</w:t>
      </w:r>
      <w:r>
        <w:t xml:space="preserve"> the barcodes have been entered and saved. If there is only one barcode as is the case for pinned insects, this would be after that barcode has been saved.</w:t>
      </w:r>
    </w:p>
    <w:p w14:paraId="35213005" w14:textId="4CC1E02B" w:rsidR="00013E6D" w:rsidRDefault="002E1E2D" w:rsidP="00013E6D">
      <w:pPr>
        <w:spacing w:after="240"/>
      </w:pPr>
      <w:r>
        <w:rPr>
          <w:noProof/>
          <w:lang w:val="da-DK" w:eastAsia="da-DK"/>
        </w:rPr>
        <w:drawing>
          <wp:anchor distT="0" distB="0" distL="114300" distR="114300" simplePos="0" relativeHeight="251682816" behindDoc="0" locked="0" layoutInCell="1" allowOverlap="1" wp14:anchorId="3F8F261A" wp14:editId="297373B1">
            <wp:simplePos x="0" y="0"/>
            <wp:positionH relativeFrom="column">
              <wp:posOffset>150843</wp:posOffset>
            </wp:positionH>
            <wp:positionV relativeFrom="paragraph">
              <wp:posOffset>245421</wp:posOffset>
            </wp:positionV>
            <wp:extent cx="5417185" cy="3466465"/>
            <wp:effectExtent l="0" t="0" r="0" b="635"/>
            <wp:wrapSquare wrapText="bothSides"/>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17185" cy="3466465"/>
                    </a:xfrm>
                    <a:prstGeom prst="rect">
                      <a:avLst/>
                    </a:prstGeom>
                  </pic:spPr>
                </pic:pic>
              </a:graphicData>
            </a:graphic>
            <wp14:sizeRelH relativeFrom="margin">
              <wp14:pctWidth>0</wp14:pctWidth>
            </wp14:sizeRelH>
            <wp14:sizeRelV relativeFrom="margin">
              <wp14:pctHeight>0</wp14:pctHeight>
            </wp14:sizeRelV>
          </wp:anchor>
        </w:drawing>
      </w:r>
      <w:r w:rsidR="00013E6D">
        <w:t xml:space="preserve">After this point, activate the </w:t>
      </w:r>
      <w:r w:rsidR="00013E6D" w:rsidRPr="00FF2599">
        <w:rPr>
          <w:b/>
          <w:bCs/>
        </w:rPr>
        <w:t xml:space="preserve">Single </w:t>
      </w:r>
      <w:r w:rsidR="00013E6D">
        <w:rPr>
          <w:b/>
          <w:bCs/>
        </w:rPr>
        <w:t>S</w:t>
      </w:r>
      <w:r w:rsidR="00013E6D" w:rsidRPr="00FF2599">
        <w:rPr>
          <w:b/>
          <w:bCs/>
        </w:rPr>
        <w:t xml:space="preserve">pecimen </w:t>
      </w:r>
      <w:r w:rsidR="00013E6D">
        <w:rPr>
          <w:b/>
          <w:bCs/>
        </w:rPr>
        <w:t>O</w:t>
      </w:r>
      <w:r w:rsidR="00013E6D" w:rsidRPr="00FF2599">
        <w:rPr>
          <w:b/>
          <w:bCs/>
        </w:rPr>
        <w:t>bject</w:t>
      </w:r>
      <w:r w:rsidR="00013E6D">
        <w:t xml:space="preserve"> radio button</w:t>
      </w:r>
      <w:r w:rsidR="000D26A3">
        <w:t xml:space="preserve"> again. </w:t>
      </w:r>
    </w:p>
    <w:p w14:paraId="0E6F0AC9" w14:textId="77777777" w:rsidR="002E1E2D" w:rsidRDefault="002E1E2D" w:rsidP="00013E6D"/>
    <w:p w14:paraId="2625CBF7" w14:textId="77777777" w:rsidR="002E1E2D" w:rsidRDefault="002E1E2D" w:rsidP="00013E6D"/>
    <w:p w14:paraId="413E17E8" w14:textId="77777777" w:rsidR="002E1E2D" w:rsidRDefault="002E1E2D" w:rsidP="00013E6D"/>
    <w:p w14:paraId="17B1CAC2" w14:textId="77777777" w:rsidR="002E1E2D" w:rsidRDefault="002E1E2D" w:rsidP="00013E6D"/>
    <w:p w14:paraId="2FE7EAAB" w14:textId="77777777" w:rsidR="002E1E2D" w:rsidRDefault="002E1E2D" w:rsidP="00013E6D"/>
    <w:p w14:paraId="37EDD165" w14:textId="77777777" w:rsidR="002E1E2D" w:rsidRDefault="002E1E2D" w:rsidP="00013E6D"/>
    <w:p w14:paraId="30C16ADA" w14:textId="77777777" w:rsidR="002E1E2D" w:rsidRDefault="002E1E2D" w:rsidP="00013E6D"/>
    <w:p w14:paraId="29F2F3B8" w14:textId="77777777" w:rsidR="002E1E2D" w:rsidRDefault="002E1E2D" w:rsidP="00013E6D"/>
    <w:p w14:paraId="3B8C095F" w14:textId="77777777" w:rsidR="002E1E2D" w:rsidRDefault="002E1E2D" w:rsidP="00013E6D"/>
    <w:p w14:paraId="70F896D3" w14:textId="77777777" w:rsidR="002E1E2D" w:rsidRDefault="002E1E2D" w:rsidP="00013E6D"/>
    <w:p w14:paraId="0867B09C" w14:textId="77777777" w:rsidR="002E1E2D" w:rsidRDefault="002E1E2D" w:rsidP="00013E6D"/>
    <w:p w14:paraId="6441A5A6" w14:textId="77777777" w:rsidR="002E1E2D" w:rsidRDefault="002E1E2D" w:rsidP="00013E6D"/>
    <w:p w14:paraId="48178860" w14:textId="77777777" w:rsidR="002E1E2D" w:rsidRDefault="002E1E2D" w:rsidP="00013E6D"/>
    <w:p w14:paraId="70BF514B" w14:textId="77777777" w:rsidR="002E1E2D" w:rsidRDefault="002E1E2D" w:rsidP="00013E6D"/>
    <w:p w14:paraId="1DC26A81" w14:textId="77777777" w:rsidR="002E1E2D" w:rsidRDefault="002E1E2D" w:rsidP="00013E6D"/>
    <w:p w14:paraId="1C64E74D" w14:textId="77777777" w:rsidR="002E1E2D" w:rsidRDefault="002E1E2D" w:rsidP="00013E6D"/>
    <w:p w14:paraId="2B585F8B" w14:textId="77777777" w:rsidR="002E1E2D" w:rsidRDefault="002E1E2D" w:rsidP="00013E6D"/>
    <w:p w14:paraId="7F9D96AA" w14:textId="77777777" w:rsidR="002E1E2D" w:rsidRDefault="002E1E2D" w:rsidP="00013E6D"/>
    <w:p w14:paraId="56E0DF78" w14:textId="77777777" w:rsidR="002E1E2D" w:rsidRDefault="002E1E2D" w:rsidP="00013E6D"/>
    <w:p w14:paraId="553BF340" w14:textId="3FFA43DD" w:rsidR="00013E6D" w:rsidRDefault="00013E6D" w:rsidP="00013E6D">
      <w:r>
        <w:t xml:space="preserve">If you move directly onto another specimen, </w:t>
      </w:r>
      <w:r w:rsidR="0022768E">
        <w:t>which</w:t>
      </w:r>
      <w:r>
        <w:t xml:space="preserve"> is also </w:t>
      </w:r>
      <w:proofErr w:type="gramStart"/>
      <w:r>
        <w:t>a</w:t>
      </w:r>
      <w:proofErr w:type="gramEnd"/>
      <w:r>
        <w:t xml:space="preserve"> </w:t>
      </w:r>
      <w:r>
        <w:rPr>
          <w:b/>
          <w:bCs/>
        </w:rPr>
        <w:t xml:space="preserve">MSO </w:t>
      </w:r>
      <w:r>
        <w:t xml:space="preserve">or </w:t>
      </w:r>
      <w:r>
        <w:rPr>
          <w:b/>
          <w:bCs/>
        </w:rPr>
        <w:t>MOS</w:t>
      </w:r>
      <w:r>
        <w:t xml:space="preserve">, activate the appropriate </w:t>
      </w:r>
      <w:r w:rsidRPr="001E7BD1">
        <w:t>multi</w:t>
      </w:r>
      <w:r>
        <w:t xml:space="preserve"> radio button again and a new ID will be generated. </w:t>
      </w:r>
    </w:p>
    <w:p w14:paraId="77EFCA5E" w14:textId="622950D7" w:rsidR="00013E6D" w:rsidRDefault="00013E6D" w:rsidP="00013E6D">
      <w:r>
        <w:t xml:space="preserve">Please make sure </w:t>
      </w:r>
      <w:r w:rsidR="00560D87">
        <w:t xml:space="preserve">you </w:t>
      </w:r>
      <w:r>
        <w:t xml:space="preserve">tick the button again to get a new number, otherwise all the specimens will be associated under one ID when the records are imported into Specify. </w:t>
      </w:r>
    </w:p>
    <w:p w14:paraId="633AFF67" w14:textId="6624F2AF" w:rsidR="00013E6D" w:rsidRDefault="00013E6D" w:rsidP="00013E6D">
      <w:r>
        <w:lastRenderedPageBreak/>
        <w:t>Likewise, we implore you to deactivate the</w:t>
      </w:r>
      <w:r>
        <w:rPr>
          <w:b/>
          <w:bCs/>
        </w:rPr>
        <w:t xml:space="preserve"> </w:t>
      </w:r>
      <w:r>
        <w:t>multi radio button when</w:t>
      </w:r>
      <w:r w:rsidRPr="00833E4F">
        <w:t xml:space="preserve"> </w:t>
      </w:r>
      <w:r>
        <w:t xml:space="preserve">the </w:t>
      </w:r>
      <w:r w:rsidRPr="00E70E12">
        <w:rPr>
          <w:b/>
          <w:bCs/>
        </w:rPr>
        <w:t>MSO</w:t>
      </w:r>
      <w:r>
        <w:t xml:space="preserve"> or </w:t>
      </w:r>
      <w:r w:rsidRPr="00E70E12">
        <w:rPr>
          <w:b/>
          <w:bCs/>
        </w:rPr>
        <w:t>MOS</w:t>
      </w:r>
      <w:r>
        <w:t xml:space="preserve"> has been scanned, otherwise several unrelated, single specimens will be associated. </w:t>
      </w:r>
    </w:p>
    <w:p w14:paraId="6964FD43" w14:textId="77777777" w:rsidR="00013E6D" w:rsidRDefault="00013E6D" w:rsidP="00013E6D"/>
    <w:p w14:paraId="6254F44A" w14:textId="77777777" w:rsidR="00013E6D" w:rsidRDefault="00013E6D" w:rsidP="00013E6D">
      <w:r>
        <w:t>The default should always be the</w:t>
      </w:r>
      <w:r>
        <w:rPr>
          <w:b/>
          <w:bCs/>
        </w:rPr>
        <w:t xml:space="preserve"> Single Specimen Object</w:t>
      </w:r>
      <w:r>
        <w:t xml:space="preserve"> radio button. </w:t>
      </w:r>
    </w:p>
    <w:p w14:paraId="702CABDF" w14:textId="77777777" w:rsidR="00013E6D" w:rsidRDefault="00013E6D" w:rsidP="00013E6D"/>
    <w:p w14:paraId="7CCA86EA" w14:textId="079A1B92" w:rsidR="00013E6D" w:rsidRPr="00C107C3" w:rsidRDefault="00013E6D" w:rsidP="00013E6D">
      <w:r>
        <w:t xml:space="preserve">If you do forget to activate the </w:t>
      </w:r>
      <w:r w:rsidRPr="00593CFF">
        <w:rPr>
          <w:b/>
          <w:bCs/>
        </w:rPr>
        <w:t>SSO</w:t>
      </w:r>
      <w:r>
        <w:t xml:space="preserve"> button, please use the ‘Go Back’ and ‘Go Forwards’ buttons to correct the records</w:t>
      </w:r>
      <w:r w:rsidRPr="00593CFF">
        <w:t>.</w:t>
      </w:r>
      <w:r>
        <w:t xml:space="preserve"> Move back to the first record, that should have been marked as an </w:t>
      </w:r>
      <w:r w:rsidRPr="00C107C3">
        <w:rPr>
          <w:b/>
          <w:bCs/>
        </w:rPr>
        <w:t>SSO</w:t>
      </w:r>
      <w:r w:rsidRPr="00C107C3">
        <w:t>, activate the</w:t>
      </w:r>
      <w:r>
        <w:rPr>
          <w:b/>
          <w:bCs/>
        </w:rPr>
        <w:t xml:space="preserve"> </w:t>
      </w:r>
      <w:r w:rsidRPr="00C107C3">
        <w:rPr>
          <w:b/>
          <w:bCs/>
        </w:rPr>
        <w:t>SSO</w:t>
      </w:r>
      <w:r>
        <w:t xml:space="preserve"> button and hit ‘Save’. Press the ‘Go Forwards’ button, correct the next record, hit ‘Save’ and so on until you correct the most recent record. Hit ‘Go Forwards’ one more time to create a new record, ready for the next scan.  </w:t>
      </w:r>
    </w:p>
    <w:p w14:paraId="00A6B76C" w14:textId="097960C5" w:rsidR="00013E6D" w:rsidRDefault="00013E6D" w:rsidP="00013E6D">
      <w:pPr>
        <w:pStyle w:val="ListParagraph"/>
        <w:ind w:left="0"/>
      </w:pPr>
    </w:p>
    <w:p w14:paraId="24D331CD" w14:textId="696E39E3" w:rsidR="00013E6D" w:rsidRPr="00CB0321" w:rsidRDefault="00C973E1" w:rsidP="00E10EAB">
      <w:pPr>
        <w:rPr>
          <w:rStyle w:val="Emphasis"/>
        </w:rPr>
      </w:pPr>
      <w:r>
        <w:rPr>
          <w:noProof/>
          <w:lang w:val="da-DK" w:eastAsia="da-DK"/>
        </w:rPr>
        <mc:AlternateContent>
          <mc:Choice Requires="wps">
            <w:drawing>
              <wp:anchor distT="0" distB="0" distL="114300" distR="114300" simplePos="0" relativeHeight="251675648" behindDoc="0" locked="0" layoutInCell="1" allowOverlap="1" wp14:anchorId="5C08860E" wp14:editId="1C39A4B0">
                <wp:simplePos x="0" y="0"/>
                <wp:positionH relativeFrom="page">
                  <wp:posOffset>-44450</wp:posOffset>
                </wp:positionH>
                <wp:positionV relativeFrom="paragraph">
                  <wp:posOffset>-83366</wp:posOffset>
                </wp:positionV>
                <wp:extent cx="7600950" cy="40005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7600950" cy="400050"/>
                        </a:xfrm>
                        <a:prstGeom prst="rect">
                          <a:avLst/>
                        </a:prstGeom>
                        <a:solidFill>
                          <a:schemeClr val="accent1">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DE7AE2" id="Rectangle 55" o:spid="_x0000_s1026" style="position:absolute;margin-left:-3.5pt;margin-top:-6.55pt;width:598.5pt;height:31.5pt;z-index:2516756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" fillcolor="#d9e2f3 [660]" strokecolor="#1f3763 [1604]" strokeweight="1pt">
                <v:fill opacity="32896f"/>
                <w10:wrap anchorx="page"/>
              </v:rect>
            </w:pict>
          </mc:Fallback>
        </mc:AlternateContent>
      </w:r>
      <w:r w:rsidR="00013E6D" w:rsidRPr="00CB0321">
        <w:rPr>
          <w:rStyle w:val="Emphasis"/>
        </w:rPr>
        <w:t>Broad geographic region</w:t>
      </w:r>
    </w:p>
    <w:p w14:paraId="552A393F" w14:textId="77777777" w:rsidR="00013E6D" w:rsidRPr="000A7F84" w:rsidRDefault="00013E6D" w:rsidP="00013E6D">
      <w:r>
        <w:t xml:space="preserve"> </w:t>
      </w:r>
    </w:p>
    <w:p w14:paraId="4FE3136E" w14:textId="5267FAD7" w:rsidR="00013E6D" w:rsidRDefault="00013E6D" w:rsidP="00013E6D">
      <w:pPr>
        <w:pStyle w:val="ListBullet"/>
        <w:numPr>
          <w:ilvl w:val="0"/>
          <w:numId w:val="0"/>
        </w:numPr>
      </w:pPr>
      <w:r>
        <w:t>The geographical region pick list</w:t>
      </w:r>
      <w:r w:rsidR="00FE6C7A">
        <w:t xml:space="preserve"> is</w:t>
      </w:r>
      <w:r>
        <w:t xml:space="preserve"> specific to</w:t>
      </w:r>
      <w:r w:rsidR="00FE6C7A">
        <w:t xml:space="preserve"> the</w:t>
      </w:r>
      <w:r>
        <w:t xml:space="preserve"> individual collection and </w:t>
      </w:r>
      <w:r w:rsidR="00B15C9B">
        <w:t>has</w:t>
      </w:r>
      <w:r>
        <w:t xml:space="preserve"> been added to Specify and pre-loaded into the App. If none is given, there is an option to select “None”. These regions will likely vary with each collection.</w:t>
      </w:r>
    </w:p>
    <w:p w14:paraId="556D523A" w14:textId="3E5DDB98" w:rsidR="00013E6D" w:rsidRDefault="00B15C9B" w:rsidP="00013E6D">
      <w:pPr>
        <w:pStyle w:val="ListBullet"/>
        <w:numPr>
          <w:ilvl w:val="0"/>
          <w:numId w:val="0"/>
        </w:numPr>
      </w:pPr>
      <w:r>
        <w:rPr>
          <w:noProof/>
          <w:lang w:val="da-DK" w:eastAsia="da-DK"/>
        </w:rPr>
        <w:drawing>
          <wp:anchor distT="0" distB="0" distL="114300" distR="114300" simplePos="0" relativeHeight="251687936" behindDoc="1" locked="0" layoutInCell="1" allowOverlap="1" wp14:anchorId="2F4074BC" wp14:editId="5326E357">
            <wp:simplePos x="0" y="0"/>
            <wp:positionH relativeFrom="column">
              <wp:posOffset>98340</wp:posOffset>
            </wp:positionH>
            <wp:positionV relativeFrom="paragraph">
              <wp:posOffset>49530</wp:posOffset>
            </wp:positionV>
            <wp:extent cx="5163820" cy="3275330"/>
            <wp:effectExtent l="0" t="0" r="0" b="1270"/>
            <wp:wrapTight wrapText="bothSides">
              <wp:wrapPolygon edited="0">
                <wp:start x="0" y="0"/>
                <wp:lineTo x="0" y="21483"/>
                <wp:lineTo x="21515" y="21483"/>
                <wp:lineTo x="21515" y="0"/>
                <wp:lineTo x="0" y="0"/>
              </wp:wrapPolygon>
            </wp:wrapTight>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163820" cy="3275330"/>
                    </a:xfrm>
                    <a:prstGeom prst="rect">
                      <a:avLst/>
                    </a:prstGeom>
                  </pic:spPr>
                </pic:pic>
              </a:graphicData>
            </a:graphic>
            <wp14:sizeRelH relativeFrom="margin">
              <wp14:pctWidth>0</wp14:pctWidth>
            </wp14:sizeRelH>
            <wp14:sizeRelV relativeFrom="margin">
              <wp14:pctHeight>0</wp14:pctHeight>
            </wp14:sizeRelV>
          </wp:anchor>
        </w:drawing>
      </w:r>
    </w:p>
    <w:p w14:paraId="5DF87128" w14:textId="36C4FE55" w:rsidR="00013E6D" w:rsidRDefault="00013E6D" w:rsidP="00013E6D">
      <w:pPr>
        <w:pStyle w:val="ListParagraph"/>
        <w:ind w:left="0" w:firstLine="283"/>
      </w:pPr>
    </w:p>
    <w:p w14:paraId="7CFB6C23" w14:textId="77777777" w:rsidR="00C973E1" w:rsidRDefault="00C973E1" w:rsidP="00013E6D">
      <w:pPr>
        <w:pStyle w:val="ListParagraph"/>
        <w:ind w:left="0" w:firstLine="283"/>
      </w:pPr>
    </w:p>
    <w:p w14:paraId="4E4ED2BB" w14:textId="77777777" w:rsidR="00C973E1" w:rsidRDefault="00C973E1" w:rsidP="00013E6D">
      <w:pPr>
        <w:pStyle w:val="ListParagraph"/>
        <w:ind w:left="0" w:firstLine="283"/>
      </w:pPr>
    </w:p>
    <w:p w14:paraId="68A27CFB" w14:textId="77777777" w:rsidR="00B15C9B" w:rsidRDefault="00B15C9B" w:rsidP="00013E6D">
      <w:pPr>
        <w:pStyle w:val="ListParagraph"/>
        <w:ind w:left="0" w:firstLine="283"/>
      </w:pPr>
    </w:p>
    <w:p w14:paraId="6FD45D2C" w14:textId="77777777" w:rsidR="00B15C9B" w:rsidRDefault="00B15C9B" w:rsidP="00013E6D">
      <w:pPr>
        <w:pStyle w:val="ListParagraph"/>
        <w:ind w:left="0" w:firstLine="283"/>
      </w:pPr>
    </w:p>
    <w:p w14:paraId="52E3434A" w14:textId="77777777" w:rsidR="00B15C9B" w:rsidRDefault="00B15C9B" w:rsidP="00013E6D">
      <w:pPr>
        <w:pStyle w:val="ListParagraph"/>
        <w:ind w:left="0" w:firstLine="283"/>
      </w:pPr>
    </w:p>
    <w:p w14:paraId="58EE8690" w14:textId="77777777" w:rsidR="00B15C9B" w:rsidRDefault="00B15C9B" w:rsidP="00013E6D">
      <w:pPr>
        <w:pStyle w:val="ListParagraph"/>
        <w:ind w:left="0" w:firstLine="283"/>
      </w:pPr>
    </w:p>
    <w:p w14:paraId="783D9FED" w14:textId="77777777" w:rsidR="00B15C9B" w:rsidRDefault="00B15C9B" w:rsidP="00013E6D">
      <w:pPr>
        <w:pStyle w:val="ListParagraph"/>
        <w:ind w:left="0" w:firstLine="283"/>
      </w:pPr>
    </w:p>
    <w:p w14:paraId="3371D09F" w14:textId="77777777" w:rsidR="00B15C9B" w:rsidRDefault="00B15C9B" w:rsidP="00013E6D">
      <w:pPr>
        <w:pStyle w:val="ListParagraph"/>
        <w:ind w:left="0" w:firstLine="283"/>
      </w:pPr>
    </w:p>
    <w:p w14:paraId="03EE902C" w14:textId="77777777" w:rsidR="00B15C9B" w:rsidRDefault="00B15C9B" w:rsidP="00013E6D">
      <w:pPr>
        <w:pStyle w:val="ListParagraph"/>
        <w:ind w:left="0" w:firstLine="283"/>
      </w:pPr>
    </w:p>
    <w:p w14:paraId="7679FD2C" w14:textId="77777777" w:rsidR="00B15C9B" w:rsidRDefault="00B15C9B" w:rsidP="00013E6D">
      <w:pPr>
        <w:pStyle w:val="ListParagraph"/>
        <w:ind w:left="0" w:firstLine="283"/>
      </w:pPr>
    </w:p>
    <w:p w14:paraId="30CBF1C6" w14:textId="77777777" w:rsidR="00B15C9B" w:rsidRDefault="00B15C9B" w:rsidP="00013E6D">
      <w:pPr>
        <w:pStyle w:val="ListParagraph"/>
        <w:ind w:left="0" w:firstLine="283"/>
      </w:pPr>
    </w:p>
    <w:p w14:paraId="78230FD9" w14:textId="77777777" w:rsidR="00B15C9B" w:rsidRDefault="00B15C9B" w:rsidP="00013E6D">
      <w:pPr>
        <w:pStyle w:val="ListParagraph"/>
        <w:ind w:left="0" w:firstLine="283"/>
      </w:pPr>
    </w:p>
    <w:p w14:paraId="23AA1A8A" w14:textId="77777777" w:rsidR="00B15C9B" w:rsidRDefault="00B15C9B" w:rsidP="00013E6D">
      <w:pPr>
        <w:pStyle w:val="ListParagraph"/>
        <w:ind w:left="0" w:firstLine="283"/>
      </w:pPr>
    </w:p>
    <w:p w14:paraId="667658D3" w14:textId="77777777" w:rsidR="00B15C9B" w:rsidRDefault="00B15C9B" w:rsidP="00013E6D">
      <w:pPr>
        <w:pStyle w:val="ListParagraph"/>
        <w:ind w:left="0" w:firstLine="283"/>
      </w:pPr>
    </w:p>
    <w:p w14:paraId="11307E76" w14:textId="77777777" w:rsidR="00B15C9B" w:rsidRDefault="00B15C9B" w:rsidP="00013E6D">
      <w:pPr>
        <w:pStyle w:val="ListParagraph"/>
        <w:ind w:left="0" w:firstLine="283"/>
      </w:pPr>
    </w:p>
    <w:p w14:paraId="474F780D" w14:textId="77777777" w:rsidR="00B15C9B" w:rsidRDefault="00B15C9B" w:rsidP="00013E6D">
      <w:pPr>
        <w:pStyle w:val="ListParagraph"/>
        <w:ind w:left="0" w:firstLine="283"/>
      </w:pPr>
    </w:p>
    <w:p w14:paraId="54F560E5" w14:textId="77777777" w:rsidR="00B15C9B" w:rsidRDefault="00B15C9B" w:rsidP="00013E6D">
      <w:pPr>
        <w:pStyle w:val="ListParagraph"/>
        <w:ind w:left="0" w:firstLine="283"/>
      </w:pPr>
    </w:p>
    <w:p w14:paraId="1F19EF90" w14:textId="77777777" w:rsidR="00013E6D" w:rsidRDefault="00013E6D" w:rsidP="00013E6D">
      <w:r>
        <w:rPr>
          <w:noProof/>
          <w:lang w:val="da-DK" w:eastAsia="da-DK"/>
        </w:rPr>
        <mc:AlternateContent>
          <mc:Choice Requires="wps">
            <w:drawing>
              <wp:anchor distT="0" distB="0" distL="114300" distR="114300" simplePos="0" relativeHeight="251676672" behindDoc="0" locked="0" layoutInCell="1" allowOverlap="1" wp14:anchorId="4BDA09DA" wp14:editId="06B8C624">
                <wp:simplePos x="0" y="0"/>
                <wp:positionH relativeFrom="page">
                  <wp:posOffset>0</wp:posOffset>
                </wp:positionH>
                <wp:positionV relativeFrom="paragraph">
                  <wp:posOffset>68654</wp:posOffset>
                </wp:positionV>
                <wp:extent cx="7600950" cy="40005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7600950" cy="400050"/>
                        </a:xfrm>
                        <a:prstGeom prst="rect">
                          <a:avLst/>
                        </a:prstGeom>
                        <a:solidFill>
                          <a:schemeClr val="accent1">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FBF698" id="Rectangle 56" o:spid="_x0000_s1026" style="position:absolute;margin-left:0;margin-top:5.4pt;width:598.5pt;height:31.5pt;z-index:2516766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" fillcolor="#d9e2f3 [660]" strokecolor="#1f3763 [1604]" strokeweight="1pt">
                <v:fill opacity="32896f"/>
                <w10:wrap anchorx="page"/>
              </v:rect>
            </w:pict>
          </mc:Fallback>
        </mc:AlternateContent>
      </w:r>
    </w:p>
    <w:p w14:paraId="41082D98" w14:textId="77777777" w:rsidR="00013E6D" w:rsidRPr="00155352" w:rsidRDefault="00013E6D" w:rsidP="00013E6D">
      <w:pPr>
        <w:pStyle w:val="Heading3"/>
      </w:pPr>
      <w:bookmarkStart w:id="38" w:name="_Toc172621861"/>
      <w:r>
        <w:t>Taxonomic name</w:t>
      </w:r>
      <w:bookmarkEnd w:id="38"/>
    </w:p>
    <w:p w14:paraId="71CA0897" w14:textId="77777777" w:rsidR="00013E6D" w:rsidRPr="000A7F84" w:rsidRDefault="00013E6D" w:rsidP="00013E6D">
      <w:r>
        <w:fldChar w:fldCharType="begin"/>
      </w:r>
      <w:r>
        <w:instrText xml:space="preserve"> INCLUDEPICTURE "C:\\Users\\rqz615\\Library\\Group Containers\\UBF8T346G9.ms\\WebArchiveCopyPasteTempFiles\\com.microsoft.Word\\cid17480*ii_las3w1464" \* MERGEFORMAT </w:instrText>
      </w:r>
      <w:r>
        <w:fldChar w:fldCharType="end"/>
      </w:r>
    </w:p>
    <w:p w14:paraId="6EB88A08" w14:textId="39E1DB72" w:rsidR="00013E6D" w:rsidRDefault="00013E6D" w:rsidP="00013E6D">
      <w:r>
        <w:t>In the ‘Taxonomic name’ field, begin typing the name present on the front of the folder</w:t>
      </w:r>
      <w:r w:rsidR="00F03169">
        <w:t>, exactly as written</w:t>
      </w:r>
      <w:r>
        <w:t>. A window entitled ‘Auto Complete’ will open after three letters. Continue typing the taxonomic name until the correct option is available in the list box as seen below.</w:t>
      </w:r>
    </w:p>
    <w:p w14:paraId="38943471" w14:textId="5F1F72C0" w:rsidR="00013E6D" w:rsidRDefault="00D15FA2" w:rsidP="00013E6D">
      <w:r>
        <w:rPr>
          <w:noProof/>
          <w:lang w:val="da-DK" w:eastAsia="da-DK"/>
        </w:rPr>
        <w:drawing>
          <wp:anchor distT="0" distB="0" distL="114300" distR="114300" simplePos="0" relativeHeight="251688960" behindDoc="0" locked="0" layoutInCell="1" allowOverlap="1" wp14:anchorId="7FEF1514" wp14:editId="2B907F06">
            <wp:simplePos x="0" y="0"/>
            <wp:positionH relativeFrom="column">
              <wp:posOffset>145065</wp:posOffset>
            </wp:positionH>
            <wp:positionV relativeFrom="paragraph">
              <wp:posOffset>66040</wp:posOffset>
            </wp:positionV>
            <wp:extent cx="5117465" cy="1430020"/>
            <wp:effectExtent l="0" t="0" r="6985" b="0"/>
            <wp:wrapSquare wrapText="bothSides"/>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117465" cy="1430020"/>
                    </a:xfrm>
                    <a:prstGeom prst="rect">
                      <a:avLst/>
                    </a:prstGeom>
                  </pic:spPr>
                </pic:pic>
              </a:graphicData>
            </a:graphic>
            <wp14:sizeRelH relativeFrom="margin">
              <wp14:pctWidth>0</wp14:pctWidth>
            </wp14:sizeRelH>
            <wp14:sizeRelV relativeFrom="margin">
              <wp14:pctHeight>0</wp14:pctHeight>
            </wp14:sizeRelV>
          </wp:anchor>
        </w:drawing>
      </w:r>
    </w:p>
    <w:p w14:paraId="28AC9D4E" w14:textId="55D81EB9" w:rsidR="00013E6D" w:rsidRDefault="00013E6D" w:rsidP="00013E6D"/>
    <w:p w14:paraId="1C390EB3" w14:textId="77777777" w:rsidR="00D15FA2" w:rsidRDefault="00D15FA2" w:rsidP="00013E6D"/>
    <w:p w14:paraId="04E9EB83" w14:textId="77777777" w:rsidR="00D15FA2" w:rsidRDefault="00D15FA2" w:rsidP="00013E6D"/>
    <w:p w14:paraId="2469CF4D" w14:textId="77777777" w:rsidR="00D15FA2" w:rsidRDefault="00D15FA2" w:rsidP="00013E6D"/>
    <w:p w14:paraId="32CC72D8" w14:textId="77777777" w:rsidR="00D15FA2" w:rsidRDefault="00D15FA2" w:rsidP="00013E6D"/>
    <w:p w14:paraId="128DF67A" w14:textId="77777777" w:rsidR="00D15FA2" w:rsidRDefault="00D15FA2" w:rsidP="00013E6D"/>
    <w:p w14:paraId="33427D70" w14:textId="6D858694" w:rsidR="00013E6D" w:rsidRPr="008D740B" w:rsidRDefault="00013E6D" w:rsidP="00013E6D">
      <w:pPr>
        <w:pStyle w:val="ListBullet"/>
        <w:numPr>
          <w:ilvl w:val="0"/>
          <w:numId w:val="0"/>
        </w:numPr>
        <w:ind w:left="360"/>
      </w:pPr>
    </w:p>
    <w:p w14:paraId="7F4AAFC1" w14:textId="77777777" w:rsidR="00C9163D" w:rsidRDefault="00C9163D" w:rsidP="00C9163D">
      <w:pPr>
        <w:pStyle w:val="ListNumber"/>
        <w:numPr>
          <w:ilvl w:val="0"/>
          <w:numId w:val="0"/>
        </w:numPr>
      </w:pPr>
      <w:r>
        <w:lastRenderedPageBreak/>
        <w:t>The auto-suggest function matches anywhere in the name. This means that it will search for those three letters inside the name as well as at the beginning of the name. To select the correct name, either keep typing until it is resolved or use the arrow keys and enter button to select the name.</w:t>
      </w:r>
    </w:p>
    <w:p w14:paraId="18D308AF" w14:textId="79DCAFDF" w:rsidR="00013E6D" w:rsidRDefault="00013E6D" w:rsidP="00575623">
      <w:pPr>
        <w:pStyle w:val="ListNumber"/>
        <w:numPr>
          <w:ilvl w:val="0"/>
          <w:numId w:val="0"/>
        </w:numPr>
        <w:spacing w:after="240"/>
      </w:pPr>
      <w:r>
        <w:t>Th</w:t>
      </w:r>
      <w:r w:rsidR="0040117F">
        <w:t>e name</w:t>
      </w:r>
      <w:r>
        <w:t xml:space="preserve"> will now populate the “Taxonomic name” field box.</w:t>
      </w:r>
    </w:p>
    <w:p w14:paraId="39D2359C" w14:textId="2BDD6D9C" w:rsidR="00983BF9" w:rsidRDefault="00983BF9" w:rsidP="00575623">
      <w:pPr>
        <w:pBdr>
          <w:top w:val="single" w:sz="4" w:space="8" w:color="auto"/>
          <w:left w:val="single" w:sz="4" w:space="4" w:color="auto"/>
          <w:bottom w:val="single" w:sz="4" w:space="11" w:color="auto"/>
          <w:right w:val="single" w:sz="4" w:space="4" w:color="auto"/>
        </w:pBdr>
        <w:shd w:val="clear" w:color="auto" w:fill="E2EFD9" w:themeFill="accent6" w:themeFillTint="33"/>
        <w:spacing w:after="240"/>
      </w:pPr>
      <w:r w:rsidRPr="00983BF9">
        <w:t>We urge you to be very careful about typing in taxonomic names</w:t>
      </w:r>
      <w:r w:rsidR="00E73D63">
        <w:t xml:space="preserve"> as they are very specific.</w:t>
      </w:r>
    </w:p>
    <w:p w14:paraId="0E32DB99" w14:textId="4BFE748D" w:rsidR="00620556" w:rsidRDefault="00E73D63" w:rsidP="00575623">
      <w:pPr>
        <w:pBdr>
          <w:top w:val="single" w:sz="4" w:space="8" w:color="auto"/>
          <w:left w:val="single" w:sz="4" w:space="4" w:color="auto"/>
          <w:bottom w:val="single" w:sz="4" w:space="11" w:color="auto"/>
          <w:right w:val="single" w:sz="4" w:space="4" w:color="auto"/>
        </w:pBdr>
        <w:shd w:val="clear" w:color="auto" w:fill="E2EFD9" w:themeFill="accent6" w:themeFillTint="33"/>
        <w:spacing w:after="240"/>
      </w:pPr>
      <w:r>
        <w:t>Most specimens to be digitized are determined at least</w:t>
      </w:r>
      <w:r w:rsidR="009806DB">
        <w:t xml:space="preserve"> to</w:t>
      </w:r>
      <w:r>
        <w:t xml:space="preserve"> the rank of </w:t>
      </w:r>
      <w:r w:rsidRPr="003B2042">
        <w:rPr>
          <w:i/>
          <w:iCs/>
        </w:rPr>
        <w:t>Genus</w:t>
      </w:r>
      <w:r>
        <w:t>.</w:t>
      </w:r>
    </w:p>
    <w:p w14:paraId="1BA114F7" w14:textId="6D5EAA61" w:rsidR="00620556" w:rsidRDefault="00620556" w:rsidP="00575623">
      <w:pPr>
        <w:numPr>
          <w:ilvl w:val="0"/>
          <w:numId w:val="1"/>
        </w:numPr>
        <w:pBdr>
          <w:top w:val="single" w:sz="4" w:space="8" w:color="auto"/>
          <w:left w:val="single" w:sz="4" w:space="4" w:color="auto"/>
          <w:bottom w:val="single" w:sz="4" w:space="11" w:color="auto"/>
          <w:right w:val="single" w:sz="4" w:space="4" w:color="auto"/>
        </w:pBdr>
        <w:shd w:val="clear" w:color="auto" w:fill="E2EFD9" w:themeFill="accent6" w:themeFillTint="33"/>
      </w:pPr>
      <w:r>
        <w:t xml:space="preserve">The rank </w:t>
      </w:r>
      <w:r w:rsidRPr="00620556">
        <w:rPr>
          <w:b/>
          <w:bCs/>
        </w:rPr>
        <w:t>Genus</w:t>
      </w:r>
      <w:r>
        <w:rPr>
          <w:b/>
          <w:bCs/>
        </w:rPr>
        <w:t xml:space="preserve"> </w:t>
      </w:r>
      <w:r>
        <w:t xml:space="preserve">gets one name, like: </w:t>
      </w:r>
      <w:r>
        <w:rPr>
          <w:i/>
          <w:iCs/>
        </w:rPr>
        <w:t xml:space="preserve">Giraffa </w:t>
      </w:r>
      <w:r>
        <w:t xml:space="preserve">or </w:t>
      </w:r>
      <w:r>
        <w:rPr>
          <w:i/>
          <w:iCs/>
        </w:rPr>
        <w:t xml:space="preserve">Betula. </w:t>
      </w:r>
    </w:p>
    <w:p w14:paraId="667F7271" w14:textId="77777777" w:rsidR="00620556" w:rsidRDefault="00620556" w:rsidP="00575623">
      <w:pPr>
        <w:pBdr>
          <w:top w:val="single" w:sz="4" w:space="8" w:color="auto"/>
          <w:left w:val="single" w:sz="4" w:space="4" w:color="auto"/>
          <w:bottom w:val="single" w:sz="4" w:space="11" w:color="auto"/>
          <w:right w:val="single" w:sz="4" w:space="4" w:color="auto"/>
        </w:pBdr>
        <w:shd w:val="clear" w:color="auto" w:fill="E2EFD9" w:themeFill="accent6" w:themeFillTint="33"/>
      </w:pPr>
    </w:p>
    <w:p w14:paraId="23A5FBA9" w14:textId="267D152F" w:rsidR="00620556" w:rsidRDefault="00620556" w:rsidP="00575623">
      <w:pPr>
        <w:pBdr>
          <w:top w:val="single" w:sz="4" w:space="8" w:color="auto"/>
          <w:left w:val="single" w:sz="4" w:space="4" w:color="auto"/>
          <w:bottom w:val="single" w:sz="4" w:space="11" w:color="auto"/>
          <w:right w:val="single" w:sz="4" w:space="4" w:color="auto"/>
        </w:pBdr>
        <w:shd w:val="clear" w:color="auto" w:fill="E2EFD9" w:themeFill="accent6" w:themeFillTint="33"/>
        <w:spacing w:after="240"/>
      </w:pPr>
      <w:r>
        <w:t>If a specimen is determined to the species level it gets two names:</w:t>
      </w:r>
    </w:p>
    <w:p w14:paraId="01EAC465" w14:textId="4DC80F7D" w:rsidR="00620556" w:rsidRPr="00032ACB" w:rsidRDefault="00620556" w:rsidP="00575623">
      <w:pPr>
        <w:numPr>
          <w:ilvl w:val="0"/>
          <w:numId w:val="1"/>
        </w:numPr>
        <w:pBdr>
          <w:top w:val="single" w:sz="4" w:space="8" w:color="auto"/>
          <w:left w:val="single" w:sz="4" w:space="4" w:color="auto"/>
          <w:bottom w:val="single" w:sz="4" w:space="11" w:color="auto"/>
          <w:right w:val="single" w:sz="4" w:space="4" w:color="auto"/>
        </w:pBdr>
        <w:shd w:val="clear" w:color="auto" w:fill="E2EFD9" w:themeFill="accent6" w:themeFillTint="33"/>
      </w:pPr>
      <w:r>
        <w:t xml:space="preserve">The rank </w:t>
      </w:r>
      <w:r w:rsidRPr="00620556">
        <w:rPr>
          <w:b/>
          <w:bCs/>
        </w:rPr>
        <w:t>species</w:t>
      </w:r>
      <w:r w:rsidRPr="00620556">
        <w:t xml:space="preserve"> places the species name or specific epithet after the genus name, like:</w:t>
      </w:r>
      <w:r>
        <w:t xml:space="preserve"> </w:t>
      </w:r>
      <w:proofErr w:type="spellStart"/>
      <w:r w:rsidRPr="00620556">
        <w:rPr>
          <w:i/>
          <w:iCs/>
        </w:rPr>
        <w:t>Phataginus</w:t>
      </w:r>
      <w:proofErr w:type="spellEnd"/>
      <w:r w:rsidRPr="00620556">
        <w:rPr>
          <w:i/>
          <w:iCs/>
        </w:rPr>
        <w:t xml:space="preserve"> </w:t>
      </w:r>
      <w:r w:rsidR="00A11FA8" w:rsidRPr="00620556">
        <w:rPr>
          <w:i/>
          <w:iCs/>
        </w:rPr>
        <w:t>tetradactyla</w:t>
      </w:r>
      <w:r w:rsidR="00A11FA8">
        <w:rPr>
          <w:i/>
          <w:iCs/>
        </w:rPr>
        <w:t xml:space="preserve"> </w:t>
      </w:r>
      <w:r w:rsidR="00A11FA8">
        <w:t xml:space="preserve">or </w:t>
      </w:r>
      <w:r w:rsidR="00A11FA8" w:rsidRPr="00A11FA8">
        <w:rPr>
          <w:i/>
          <w:iCs/>
        </w:rPr>
        <w:t xml:space="preserve">Broussonetia </w:t>
      </w:r>
      <w:proofErr w:type="spellStart"/>
      <w:r w:rsidR="00A11FA8" w:rsidRPr="00A11FA8">
        <w:rPr>
          <w:i/>
          <w:iCs/>
        </w:rPr>
        <w:t>papyrifera</w:t>
      </w:r>
      <w:proofErr w:type="spellEnd"/>
    </w:p>
    <w:p w14:paraId="70D509E3" w14:textId="77777777" w:rsidR="00032ACB" w:rsidRDefault="00032ACB" w:rsidP="00575623">
      <w:pPr>
        <w:pBdr>
          <w:top w:val="single" w:sz="4" w:space="8" w:color="auto"/>
          <w:left w:val="single" w:sz="4" w:space="4" w:color="auto"/>
          <w:bottom w:val="single" w:sz="4" w:space="11" w:color="auto"/>
          <w:right w:val="single" w:sz="4" w:space="4" w:color="auto"/>
        </w:pBdr>
        <w:shd w:val="clear" w:color="auto" w:fill="E2EFD9" w:themeFill="accent6" w:themeFillTint="33"/>
        <w:rPr>
          <w:i/>
          <w:iCs/>
        </w:rPr>
      </w:pPr>
    </w:p>
    <w:p w14:paraId="0AF87FAA" w14:textId="5AC499D3" w:rsidR="00032ACB" w:rsidRPr="00032ACB" w:rsidRDefault="00032ACB" w:rsidP="00575623">
      <w:pPr>
        <w:pBdr>
          <w:top w:val="single" w:sz="4" w:space="8" w:color="auto"/>
          <w:left w:val="single" w:sz="4" w:space="4" w:color="auto"/>
          <w:bottom w:val="single" w:sz="4" w:space="11" w:color="auto"/>
          <w:right w:val="single" w:sz="4" w:space="4" w:color="auto"/>
        </w:pBdr>
        <w:shd w:val="clear" w:color="auto" w:fill="E2EFD9" w:themeFill="accent6" w:themeFillTint="33"/>
        <w:spacing w:after="240"/>
      </w:pPr>
      <w:r>
        <w:t>The specimen can be even more specifically determined, either on the genus level or species level:</w:t>
      </w:r>
    </w:p>
    <w:p w14:paraId="5D7AF2A3" w14:textId="610BA25F" w:rsidR="00983BF9" w:rsidRPr="00983BF9" w:rsidRDefault="00983BF9" w:rsidP="00575623">
      <w:pPr>
        <w:numPr>
          <w:ilvl w:val="0"/>
          <w:numId w:val="1"/>
        </w:numPr>
        <w:pBdr>
          <w:top w:val="single" w:sz="4" w:space="8" w:color="auto"/>
          <w:left w:val="single" w:sz="4" w:space="4" w:color="auto"/>
          <w:bottom w:val="single" w:sz="4" w:space="11" w:color="auto"/>
          <w:right w:val="single" w:sz="4" w:space="4" w:color="auto"/>
        </w:pBdr>
        <w:shd w:val="clear" w:color="auto" w:fill="E2EFD9" w:themeFill="accent6" w:themeFillTint="33"/>
      </w:pPr>
      <w:r w:rsidRPr="00983BF9">
        <w:t xml:space="preserve">The rank </w:t>
      </w:r>
      <w:r w:rsidRPr="00983BF9">
        <w:rPr>
          <w:b/>
          <w:bCs/>
          <w:iCs/>
        </w:rPr>
        <w:t>subgenus</w:t>
      </w:r>
      <w:r w:rsidRPr="00983BF9">
        <w:t xml:space="preserve"> places the subgenus name in parenthesis after the genus name</w:t>
      </w:r>
      <w:r w:rsidR="008D549E">
        <w:t>, like</w:t>
      </w:r>
      <w:r w:rsidRPr="00983BF9">
        <w:t xml:space="preserve">: </w:t>
      </w:r>
      <w:proofErr w:type="spellStart"/>
      <w:r w:rsidRPr="00983BF9">
        <w:rPr>
          <w:i/>
          <w:iCs/>
        </w:rPr>
        <w:t>Leptusa</w:t>
      </w:r>
      <w:proofErr w:type="spellEnd"/>
      <w:r w:rsidRPr="00983BF9">
        <w:t xml:space="preserve"> (</w:t>
      </w:r>
      <w:proofErr w:type="spellStart"/>
      <w:r w:rsidRPr="00983BF9">
        <w:rPr>
          <w:i/>
          <w:iCs/>
        </w:rPr>
        <w:t>Halmaeusa</w:t>
      </w:r>
      <w:proofErr w:type="spellEnd"/>
      <w:r w:rsidRPr="00983BF9">
        <w:t xml:space="preserve">) in zoology and uses a connecting term, </w:t>
      </w:r>
      <w:proofErr w:type="spellStart"/>
      <w:r w:rsidRPr="00983BF9">
        <w:t>subg</w:t>
      </w:r>
      <w:proofErr w:type="spellEnd"/>
      <w:r w:rsidRPr="00983BF9">
        <w:t>. between the genus and subgenus name</w:t>
      </w:r>
      <w:r w:rsidR="008D549E">
        <w:t>, like</w:t>
      </w:r>
      <w:r w:rsidRPr="00983BF9">
        <w:t xml:space="preserve">: </w:t>
      </w:r>
      <w:r w:rsidRPr="00983BF9">
        <w:rPr>
          <w:i/>
          <w:iCs/>
        </w:rPr>
        <w:t>Acacia</w:t>
      </w:r>
      <w:r w:rsidRPr="00983BF9">
        <w:t xml:space="preserve"> </w:t>
      </w:r>
      <w:proofErr w:type="spellStart"/>
      <w:r w:rsidRPr="00983BF9">
        <w:t>subg</w:t>
      </w:r>
      <w:proofErr w:type="spellEnd"/>
      <w:r w:rsidRPr="00983BF9">
        <w:t xml:space="preserve">. </w:t>
      </w:r>
      <w:proofErr w:type="spellStart"/>
      <w:r w:rsidRPr="00983BF9">
        <w:rPr>
          <w:i/>
          <w:iCs/>
        </w:rPr>
        <w:t>Phyllodineae</w:t>
      </w:r>
      <w:proofErr w:type="spellEnd"/>
      <w:r w:rsidRPr="00983BF9">
        <w:t xml:space="preserve"> in botany. </w:t>
      </w:r>
    </w:p>
    <w:p w14:paraId="50BB450F" w14:textId="77777777" w:rsidR="00983BF9" w:rsidRPr="00983BF9" w:rsidRDefault="00983BF9" w:rsidP="00575623">
      <w:pPr>
        <w:numPr>
          <w:ilvl w:val="0"/>
          <w:numId w:val="1"/>
        </w:numPr>
        <w:pBdr>
          <w:top w:val="single" w:sz="4" w:space="8" w:color="auto"/>
          <w:left w:val="single" w:sz="4" w:space="4" w:color="auto"/>
          <w:bottom w:val="single" w:sz="4" w:space="11" w:color="auto"/>
          <w:right w:val="single" w:sz="4" w:space="4" w:color="auto"/>
        </w:pBdr>
        <w:shd w:val="clear" w:color="auto" w:fill="E2EFD9" w:themeFill="accent6" w:themeFillTint="33"/>
      </w:pPr>
      <w:r w:rsidRPr="00983BF9">
        <w:t xml:space="preserve">Rank </w:t>
      </w:r>
      <w:r w:rsidRPr="00983BF9">
        <w:rPr>
          <w:b/>
          <w:bCs/>
          <w:iCs/>
        </w:rPr>
        <w:t>subspecies</w:t>
      </w:r>
      <w:r w:rsidRPr="00983BF9">
        <w:rPr>
          <w:i/>
        </w:rPr>
        <w:t xml:space="preserve"> </w:t>
      </w:r>
      <w:r w:rsidRPr="00983BF9">
        <w:t xml:space="preserve">places the subspecies name after species name, like: </w:t>
      </w:r>
      <w:r w:rsidRPr="00983BF9">
        <w:rPr>
          <w:i/>
          <w:iCs/>
        </w:rPr>
        <w:t xml:space="preserve">Panthera pardus </w:t>
      </w:r>
      <w:proofErr w:type="spellStart"/>
      <w:r w:rsidRPr="00983BF9">
        <w:rPr>
          <w:i/>
          <w:iCs/>
        </w:rPr>
        <w:t>pardus</w:t>
      </w:r>
      <w:proofErr w:type="spellEnd"/>
      <w:r w:rsidRPr="00983BF9">
        <w:rPr>
          <w:i/>
          <w:iCs/>
        </w:rPr>
        <w:t xml:space="preserve"> </w:t>
      </w:r>
      <w:r w:rsidRPr="00983BF9">
        <w:t xml:space="preserve">in zoology and uses a connecting term, subsp. between the specific epithet and the infraspecific epithet, like: </w:t>
      </w:r>
      <w:proofErr w:type="spellStart"/>
      <w:r w:rsidRPr="00983BF9">
        <w:rPr>
          <w:i/>
          <w:iCs/>
        </w:rPr>
        <w:t>Calystegia</w:t>
      </w:r>
      <w:proofErr w:type="spellEnd"/>
      <w:r w:rsidRPr="00983BF9">
        <w:rPr>
          <w:i/>
          <w:iCs/>
        </w:rPr>
        <w:t xml:space="preserve"> </w:t>
      </w:r>
      <w:proofErr w:type="spellStart"/>
      <w:r w:rsidRPr="00983BF9">
        <w:rPr>
          <w:i/>
          <w:iCs/>
        </w:rPr>
        <w:t>sepium</w:t>
      </w:r>
      <w:proofErr w:type="spellEnd"/>
      <w:r w:rsidRPr="00983BF9">
        <w:rPr>
          <w:i/>
          <w:iCs/>
        </w:rPr>
        <w:t> </w:t>
      </w:r>
      <w:r w:rsidRPr="00983BF9">
        <w:t>subsp.</w:t>
      </w:r>
      <w:r w:rsidRPr="00983BF9">
        <w:rPr>
          <w:i/>
          <w:iCs/>
        </w:rPr>
        <w:t xml:space="preserve"> americana </w:t>
      </w:r>
      <w:r w:rsidRPr="00983BF9">
        <w:t>for botany.</w:t>
      </w:r>
    </w:p>
    <w:p w14:paraId="3B55353A" w14:textId="77777777" w:rsidR="00983BF9" w:rsidRPr="00983BF9" w:rsidRDefault="00983BF9" w:rsidP="00575623">
      <w:pPr>
        <w:pBdr>
          <w:top w:val="single" w:sz="4" w:space="8" w:color="auto"/>
          <w:left w:val="single" w:sz="4" w:space="4" w:color="auto"/>
          <w:bottom w:val="single" w:sz="4" w:space="11" w:color="auto"/>
          <w:right w:val="single" w:sz="4" w:space="4" w:color="auto"/>
        </w:pBdr>
        <w:shd w:val="clear" w:color="auto" w:fill="E2EFD9" w:themeFill="accent6" w:themeFillTint="33"/>
      </w:pPr>
    </w:p>
    <w:p w14:paraId="4EE7D7AC" w14:textId="77777777" w:rsidR="00983BF9" w:rsidRPr="00983BF9" w:rsidRDefault="00983BF9" w:rsidP="00575623">
      <w:pPr>
        <w:pBdr>
          <w:top w:val="single" w:sz="4" w:space="8" w:color="auto"/>
          <w:left w:val="single" w:sz="4" w:space="4" w:color="auto"/>
          <w:bottom w:val="single" w:sz="4" w:space="11" w:color="auto"/>
          <w:right w:val="single" w:sz="4" w:space="4" w:color="auto"/>
        </w:pBdr>
        <w:shd w:val="clear" w:color="auto" w:fill="E2EFD9" w:themeFill="accent6" w:themeFillTint="33"/>
      </w:pPr>
      <w:r w:rsidRPr="00983BF9">
        <w:t xml:space="preserve">In botany there are four ranks below subspecies: </w:t>
      </w:r>
    </w:p>
    <w:p w14:paraId="2F49C703" w14:textId="77777777" w:rsidR="00983BF9" w:rsidRPr="00983BF9" w:rsidRDefault="00983BF9" w:rsidP="00575623">
      <w:pPr>
        <w:numPr>
          <w:ilvl w:val="0"/>
          <w:numId w:val="1"/>
        </w:numPr>
        <w:pBdr>
          <w:top w:val="single" w:sz="4" w:space="8" w:color="auto"/>
          <w:left w:val="single" w:sz="4" w:space="4" w:color="auto"/>
          <w:bottom w:val="single" w:sz="4" w:space="11" w:color="auto"/>
          <w:right w:val="single" w:sz="4" w:space="4" w:color="auto"/>
        </w:pBdr>
        <w:shd w:val="clear" w:color="auto" w:fill="E2EFD9" w:themeFill="accent6" w:themeFillTint="33"/>
        <w:tabs>
          <w:tab w:val="clear" w:pos="360"/>
          <w:tab w:val="num" w:pos="720"/>
        </w:tabs>
        <w:rPr>
          <w:b/>
          <w:bCs/>
        </w:rPr>
      </w:pPr>
      <w:r w:rsidRPr="00983BF9">
        <w:rPr>
          <w:b/>
          <w:bCs/>
        </w:rPr>
        <w:t>variety</w:t>
      </w:r>
      <w:r w:rsidRPr="00983BF9">
        <w:t>, var.</w:t>
      </w:r>
      <w:r w:rsidRPr="00983BF9">
        <w:rPr>
          <w:b/>
          <w:bCs/>
        </w:rPr>
        <w:t xml:space="preserve"> </w:t>
      </w:r>
    </w:p>
    <w:p w14:paraId="3C649CA6" w14:textId="77777777" w:rsidR="00983BF9" w:rsidRPr="00983BF9" w:rsidRDefault="00983BF9" w:rsidP="00575623">
      <w:pPr>
        <w:numPr>
          <w:ilvl w:val="0"/>
          <w:numId w:val="1"/>
        </w:numPr>
        <w:pBdr>
          <w:top w:val="single" w:sz="4" w:space="8" w:color="auto"/>
          <w:left w:val="single" w:sz="4" w:space="4" w:color="auto"/>
          <w:bottom w:val="single" w:sz="4" w:space="11" w:color="auto"/>
          <w:right w:val="single" w:sz="4" w:space="4" w:color="auto"/>
        </w:pBdr>
        <w:shd w:val="clear" w:color="auto" w:fill="E2EFD9" w:themeFill="accent6" w:themeFillTint="33"/>
        <w:tabs>
          <w:tab w:val="clear" w:pos="360"/>
          <w:tab w:val="num" w:pos="720"/>
        </w:tabs>
        <w:rPr>
          <w:b/>
          <w:bCs/>
        </w:rPr>
      </w:pPr>
      <w:r w:rsidRPr="00983BF9">
        <w:rPr>
          <w:b/>
          <w:bCs/>
        </w:rPr>
        <w:t>subvariety</w:t>
      </w:r>
      <w:r w:rsidRPr="00983BF9">
        <w:t xml:space="preserve">, </w:t>
      </w:r>
      <w:proofErr w:type="spellStart"/>
      <w:r w:rsidRPr="00983BF9">
        <w:t>subvar</w:t>
      </w:r>
      <w:proofErr w:type="spellEnd"/>
      <w:r w:rsidRPr="00983BF9">
        <w:t>.</w:t>
      </w:r>
    </w:p>
    <w:p w14:paraId="7ADA6EFB" w14:textId="77777777" w:rsidR="00983BF9" w:rsidRPr="00983BF9" w:rsidRDefault="00983BF9" w:rsidP="00575623">
      <w:pPr>
        <w:numPr>
          <w:ilvl w:val="0"/>
          <w:numId w:val="1"/>
        </w:numPr>
        <w:pBdr>
          <w:top w:val="single" w:sz="4" w:space="8" w:color="auto"/>
          <w:left w:val="single" w:sz="4" w:space="4" w:color="auto"/>
          <w:bottom w:val="single" w:sz="4" w:space="11" w:color="auto"/>
          <w:right w:val="single" w:sz="4" w:space="4" w:color="auto"/>
        </w:pBdr>
        <w:shd w:val="clear" w:color="auto" w:fill="E2EFD9" w:themeFill="accent6" w:themeFillTint="33"/>
        <w:tabs>
          <w:tab w:val="clear" w:pos="360"/>
          <w:tab w:val="num" w:pos="720"/>
        </w:tabs>
        <w:rPr>
          <w:b/>
          <w:bCs/>
        </w:rPr>
      </w:pPr>
      <w:r w:rsidRPr="00983BF9">
        <w:rPr>
          <w:b/>
          <w:bCs/>
        </w:rPr>
        <w:t>forma</w:t>
      </w:r>
      <w:r w:rsidRPr="00983BF9">
        <w:t>, f.</w:t>
      </w:r>
    </w:p>
    <w:p w14:paraId="28E09BDB" w14:textId="77777777" w:rsidR="00983BF9" w:rsidRPr="00983BF9" w:rsidRDefault="00983BF9" w:rsidP="00575623">
      <w:pPr>
        <w:numPr>
          <w:ilvl w:val="0"/>
          <w:numId w:val="1"/>
        </w:numPr>
        <w:pBdr>
          <w:top w:val="single" w:sz="4" w:space="8" w:color="auto"/>
          <w:left w:val="single" w:sz="4" w:space="4" w:color="auto"/>
          <w:bottom w:val="single" w:sz="4" w:space="11" w:color="auto"/>
          <w:right w:val="single" w:sz="4" w:space="4" w:color="auto"/>
        </w:pBdr>
        <w:shd w:val="clear" w:color="auto" w:fill="E2EFD9" w:themeFill="accent6" w:themeFillTint="33"/>
        <w:tabs>
          <w:tab w:val="clear" w:pos="360"/>
          <w:tab w:val="num" w:pos="720"/>
        </w:tabs>
        <w:spacing w:after="240"/>
        <w:rPr>
          <w:b/>
          <w:bCs/>
        </w:rPr>
      </w:pPr>
      <w:proofErr w:type="spellStart"/>
      <w:r w:rsidRPr="00983BF9">
        <w:rPr>
          <w:b/>
          <w:bCs/>
        </w:rPr>
        <w:t>subforma</w:t>
      </w:r>
      <w:proofErr w:type="spellEnd"/>
      <w:r w:rsidRPr="00983BF9">
        <w:t xml:space="preserve">, </w:t>
      </w:r>
      <w:proofErr w:type="spellStart"/>
      <w:r w:rsidRPr="00983BF9">
        <w:t>subf</w:t>
      </w:r>
      <w:proofErr w:type="spellEnd"/>
      <w:r w:rsidRPr="00983BF9">
        <w:t xml:space="preserve">. </w:t>
      </w:r>
      <w:r w:rsidRPr="00983BF9">
        <w:rPr>
          <w:b/>
          <w:bCs/>
        </w:rPr>
        <w:t xml:space="preserve"> </w:t>
      </w:r>
    </w:p>
    <w:p w14:paraId="3480D2B9" w14:textId="18C2BB7C" w:rsidR="00524CCD" w:rsidRDefault="00983BF9" w:rsidP="00575623">
      <w:pPr>
        <w:pBdr>
          <w:top w:val="single" w:sz="4" w:space="8" w:color="auto"/>
          <w:left w:val="single" w:sz="4" w:space="4" w:color="auto"/>
          <w:bottom w:val="single" w:sz="4" w:space="11" w:color="auto"/>
          <w:right w:val="single" w:sz="4" w:space="4" w:color="auto"/>
        </w:pBdr>
        <w:shd w:val="clear" w:color="auto" w:fill="E2EFD9" w:themeFill="accent6" w:themeFillTint="33"/>
      </w:pPr>
      <w:r w:rsidRPr="00983BF9">
        <w:t xml:space="preserve">These are all indicated by using their connecting terms (var., </w:t>
      </w:r>
      <w:proofErr w:type="spellStart"/>
      <w:r w:rsidRPr="00983BF9">
        <w:t>subvar</w:t>
      </w:r>
      <w:proofErr w:type="spellEnd"/>
      <w:r w:rsidRPr="00983BF9">
        <w:t xml:space="preserve">., f., </w:t>
      </w:r>
      <w:proofErr w:type="spellStart"/>
      <w:r w:rsidRPr="00983BF9">
        <w:t>subf</w:t>
      </w:r>
      <w:proofErr w:type="spellEnd"/>
      <w:r w:rsidRPr="00983BF9">
        <w:t xml:space="preserve">.) </w:t>
      </w:r>
      <w:bookmarkStart w:id="39" w:name="_Hlk156917809"/>
      <w:r w:rsidRPr="00983BF9">
        <w:t>between the specific epithet and the infraspecific epithet:</w:t>
      </w:r>
      <w:bookmarkEnd w:id="39"/>
      <w:r w:rsidRPr="00983BF9">
        <w:t xml:space="preserve"> </w:t>
      </w:r>
      <w:proofErr w:type="spellStart"/>
      <w:r w:rsidRPr="00983BF9">
        <w:rPr>
          <w:i/>
          <w:iCs/>
        </w:rPr>
        <w:t>Acanthocalycium</w:t>
      </w:r>
      <w:proofErr w:type="spellEnd"/>
      <w:r w:rsidRPr="00983BF9">
        <w:rPr>
          <w:i/>
          <w:iCs/>
        </w:rPr>
        <w:t xml:space="preserve"> </w:t>
      </w:r>
      <w:proofErr w:type="spellStart"/>
      <w:r w:rsidRPr="00983BF9">
        <w:rPr>
          <w:i/>
          <w:iCs/>
        </w:rPr>
        <w:t>klimpelianum</w:t>
      </w:r>
      <w:proofErr w:type="spellEnd"/>
      <w:r w:rsidRPr="00983BF9">
        <w:rPr>
          <w:i/>
          <w:iCs/>
        </w:rPr>
        <w:t xml:space="preserve"> </w:t>
      </w:r>
      <w:r w:rsidRPr="00983BF9">
        <w:t>var.</w:t>
      </w:r>
      <w:r w:rsidRPr="00983BF9">
        <w:rPr>
          <w:i/>
          <w:iCs/>
        </w:rPr>
        <w:t xml:space="preserve"> </w:t>
      </w:r>
      <w:proofErr w:type="spellStart"/>
      <w:r w:rsidRPr="00983BF9">
        <w:rPr>
          <w:i/>
          <w:iCs/>
        </w:rPr>
        <w:t>macranthum</w:t>
      </w:r>
      <w:proofErr w:type="spellEnd"/>
      <w:r w:rsidRPr="00983BF9">
        <w:t>,</w:t>
      </w:r>
      <w:r w:rsidRPr="00983BF9">
        <w:rPr>
          <w:i/>
          <w:iCs/>
        </w:rPr>
        <w:t xml:space="preserve"> </w:t>
      </w:r>
      <w:proofErr w:type="spellStart"/>
      <w:r w:rsidRPr="00983BF9">
        <w:rPr>
          <w:i/>
          <w:iCs/>
        </w:rPr>
        <w:t>Astrophytum</w:t>
      </w:r>
      <w:proofErr w:type="spellEnd"/>
      <w:r w:rsidRPr="00983BF9">
        <w:rPr>
          <w:i/>
          <w:iCs/>
        </w:rPr>
        <w:t xml:space="preserve"> </w:t>
      </w:r>
      <w:proofErr w:type="spellStart"/>
      <w:r w:rsidRPr="00983BF9">
        <w:rPr>
          <w:i/>
          <w:iCs/>
        </w:rPr>
        <w:t>myriostigma</w:t>
      </w:r>
      <w:proofErr w:type="spellEnd"/>
      <w:r w:rsidRPr="00983BF9">
        <w:rPr>
          <w:i/>
          <w:iCs/>
        </w:rPr>
        <w:t xml:space="preserve"> </w:t>
      </w:r>
      <w:proofErr w:type="spellStart"/>
      <w:r w:rsidRPr="00983BF9">
        <w:t>subvar</w:t>
      </w:r>
      <w:proofErr w:type="spellEnd"/>
      <w:r w:rsidRPr="00983BF9">
        <w:t>.</w:t>
      </w:r>
      <w:r w:rsidRPr="00983BF9">
        <w:rPr>
          <w:i/>
          <w:iCs/>
        </w:rPr>
        <w:t xml:space="preserve"> </w:t>
      </w:r>
      <w:proofErr w:type="spellStart"/>
      <w:r w:rsidRPr="00983BF9">
        <w:rPr>
          <w:i/>
          <w:iCs/>
        </w:rPr>
        <w:t>glabrum</w:t>
      </w:r>
      <w:proofErr w:type="spellEnd"/>
      <w:r w:rsidRPr="00983BF9">
        <w:rPr>
          <w:i/>
          <w:iCs/>
        </w:rPr>
        <w:t xml:space="preserve"> </w:t>
      </w:r>
      <w:r w:rsidRPr="00983BF9">
        <w:t>etc.</w:t>
      </w:r>
      <w:r w:rsidR="00B64636">
        <w:t xml:space="preserve"> </w:t>
      </w:r>
    </w:p>
    <w:p w14:paraId="5519163B" w14:textId="77777777" w:rsidR="00B64636" w:rsidRDefault="00B64636" w:rsidP="00575623">
      <w:pPr>
        <w:pBdr>
          <w:top w:val="single" w:sz="4" w:space="8" w:color="auto"/>
          <w:left w:val="single" w:sz="4" w:space="4" w:color="auto"/>
          <w:bottom w:val="single" w:sz="4" w:space="11" w:color="auto"/>
          <w:right w:val="single" w:sz="4" w:space="4" w:color="auto"/>
        </w:pBdr>
        <w:shd w:val="clear" w:color="auto" w:fill="E2EFD9" w:themeFill="accent6" w:themeFillTint="33"/>
      </w:pPr>
    </w:p>
    <w:p w14:paraId="4A436059" w14:textId="7E4E427C" w:rsidR="00406812" w:rsidRDefault="00337813" w:rsidP="00575623">
      <w:pPr>
        <w:pBdr>
          <w:top w:val="single" w:sz="4" w:space="8" w:color="auto"/>
          <w:left w:val="single" w:sz="4" w:space="4" w:color="auto"/>
          <w:bottom w:val="single" w:sz="4" w:space="11" w:color="auto"/>
          <w:right w:val="single" w:sz="4" w:space="4" w:color="auto"/>
        </w:pBdr>
        <w:shd w:val="clear" w:color="auto" w:fill="E2EFD9" w:themeFill="accent6" w:themeFillTint="33"/>
      </w:pPr>
      <w:r>
        <w:t xml:space="preserve">A botanical name has a maximum of four parts: </w:t>
      </w:r>
      <w:r w:rsidRPr="00337813">
        <w:rPr>
          <w:i/>
          <w:iCs/>
        </w:rPr>
        <w:t>Genus</w:t>
      </w:r>
      <w:r>
        <w:t xml:space="preserve">, </w:t>
      </w:r>
      <w:r w:rsidRPr="00337813">
        <w:rPr>
          <w:i/>
          <w:iCs/>
        </w:rPr>
        <w:t>specific epithet</w:t>
      </w:r>
      <w:r>
        <w:t xml:space="preserve">, connecting term, </w:t>
      </w:r>
      <w:r w:rsidRPr="00337813">
        <w:rPr>
          <w:i/>
          <w:iCs/>
        </w:rPr>
        <w:t>infraspecific epithet</w:t>
      </w:r>
      <w:r w:rsidR="00B64636" w:rsidRPr="00B64636">
        <w:t>, ‘</w:t>
      </w:r>
      <w:r w:rsidR="00B64636">
        <w:t>cultivar name</w:t>
      </w:r>
      <w:r w:rsidR="00B64636" w:rsidRPr="00B64636">
        <w:t>’</w:t>
      </w:r>
      <w:r>
        <w:t>.</w:t>
      </w:r>
      <w:r w:rsidR="00406812">
        <w:t xml:space="preserve"> The connecting term is not part of the name</w:t>
      </w:r>
      <w:r w:rsidR="00575623">
        <w:t>, only an indicator</w:t>
      </w:r>
      <w:r w:rsidR="00406812">
        <w:t xml:space="preserve">. </w:t>
      </w:r>
      <w:r>
        <w:t xml:space="preserve"> </w:t>
      </w:r>
    </w:p>
    <w:p w14:paraId="2359873B" w14:textId="0FD3C543" w:rsidR="00524CCD" w:rsidRDefault="00337813" w:rsidP="00575623">
      <w:pPr>
        <w:pBdr>
          <w:top w:val="single" w:sz="4" w:space="8" w:color="auto"/>
          <w:left w:val="single" w:sz="4" w:space="4" w:color="auto"/>
          <w:bottom w:val="single" w:sz="4" w:space="11" w:color="auto"/>
          <w:right w:val="single" w:sz="4" w:space="4" w:color="auto"/>
        </w:pBdr>
        <w:shd w:val="clear" w:color="auto" w:fill="E2EFD9" w:themeFill="accent6" w:themeFillTint="33"/>
      </w:pPr>
      <w:r>
        <w:t xml:space="preserve">Note that a specimen may be </w:t>
      </w:r>
      <w:r w:rsidRPr="00337813">
        <w:rPr>
          <w:u w:val="single"/>
        </w:rPr>
        <w:t>described</w:t>
      </w:r>
      <w:r>
        <w:t xml:space="preserve"> with multiple connecting terms and infraspecific epithets, but the formal name will still only consist of four parts. </w:t>
      </w:r>
    </w:p>
    <w:p w14:paraId="3EAF4739" w14:textId="77777777" w:rsidR="00056334" w:rsidRDefault="00056334" w:rsidP="00575623">
      <w:pPr>
        <w:pBdr>
          <w:top w:val="single" w:sz="4" w:space="8" w:color="auto"/>
          <w:left w:val="single" w:sz="4" w:space="4" w:color="auto"/>
          <w:bottom w:val="single" w:sz="4" w:space="11" w:color="auto"/>
          <w:right w:val="single" w:sz="4" w:space="4" w:color="auto"/>
        </w:pBdr>
        <w:shd w:val="clear" w:color="auto" w:fill="E2EFD9" w:themeFill="accent6" w:themeFillTint="33"/>
      </w:pPr>
    </w:p>
    <w:p w14:paraId="377837A5" w14:textId="0D39E3A3" w:rsidR="00056334" w:rsidRPr="00983BF9" w:rsidRDefault="00056334" w:rsidP="00575623">
      <w:pPr>
        <w:pBdr>
          <w:top w:val="single" w:sz="4" w:space="8" w:color="auto"/>
          <w:left w:val="single" w:sz="4" w:space="4" w:color="auto"/>
          <w:bottom w:val="single" w:sz="4" w:space="11" w:color="auto"/>
          <w:right w:val="single" w:sz="4" w:space="4" w:color="auto"/>
        </w:pBdr>
        <w:shd w:val="clear" w:color="auto" w:fill="E2EFD9" w:themeFill="accent6" w:themeFillTint="33"/>
      </w:pPr>
      <w:r>
        <w:t>Hybrid specimens are indicated by the multiplication sign “</w:t>
      </w:r>
      <w:r>
        <w:rPr>
          <w:rFonts w:cstheme="minorHAnsi"/>
        </w:rPr>
        <w:t>×”. When typing in the app use</w:t>
      </w:r>
      <w:r w:rsidR="001D2772">
        <w:rPr>
          <w:rFonts w:cstheme="minorHAnsi"/>
        </w:rPr>
        <w:t xml:space="preserve"> the letter</w:t>
      </w:r>
      <w:r>
        <w:rPr>
          <w:rFonts w:cstheme="minorHAnsi"/>
        </w:rPr>
        <w:t xml:space="preserve"> “x”. </w:t>
      </w:r>
    </w:p>
    <w:p w14:paraId="28FDDB73" w14:textId="77777777" w:rsidR="00983BF9" w:rsidRPr="00983BF9" w:rsidRDefault="00983BF9" w:rsidP="00575623">
      <w:pPr>
        <w:pBdr>
          <w:top w:val="single" w:sz="4" w:space="8" w:color="auto"/>
          <w:left w:val="single" w:sz="4" w:space="4" w:color="auto"/>
          <w:bottom w:val="single" w:sz="4" w:space="11" w:color="auto"/>
          <w:right w:val="single" w:sz="4" w:space="4" w:color="auto"/>
        </w:pBdr>
        <w:shd w:val="clear" w:color="auto" w:fill="E2EFD9" w:themeFill="accent6" w:themeFillTint="33"/>
      </w:pPr>
    </w:p>
    <w:p w14:paraId="2DD88838" w14:textId="65A9000A" w:rsidR="00983BF9" w:rsidRPr="00983BF9" w:rsidRDefault="00983BF9" w:rsidP="00575623">
      <w:pPr>
        <w:pBdr>
          <w:top w:val="single" w:sz="4" w:space="8" w:color="auto"/>
          <w:left w:val="single" w:sz="4" w:space="4" w:color="auto"/>
          <w:bottom w:val="single" w:sz="4" w:space="11" w:color="auto"/>
          <w:right w:val="single" w:sz="4" w:space="4" w:color="auto"/>
        </w:pBdr>
        <w:shd w:val="clear" w:color="auto" w:fill="E2EFD9" w:themeFill="accent6" w:themeFillTint="33"/>
      </w:pPr>
      <w:r w:rsidRPr="00983BF9">
        <w:t>In botany, author names, sometimes abbreviated, are part of the scientific name. Most important to note is that both botany and zoology</w:t>
      </w:r>
      <w:r w:rsidR="00D84A7A">
        <w:t xml:space="preserve"> uses</w:t>
      </w:r>
      <w:r w:rsidRPr="00983BF9">
        <w:t xml:space="preserve"> the abbreviation “L.” and “Linn.” </w:t>
      </w:r>
      <w:r w:rsidR="001221A8">
        <w:t xml:space="preserve">to </w:t>
      </w:r>
      <w:r w:rsidRPr="00983BF9">
        <w:t xml:space="preserve">indicate Linnaeus as the author. </w:t>
      </w:r>
    </w:p>
    <w:p w14:paraId="7300D0A0" w14:textId="72785385" w:rsidR="00013E6D" w:rsidRDefault="00983BF9" w:rsidP="00575623">
      <w:pPr>
        <w:pBdr>
          <w:top w:val="single" w:sz="4" w:space="8" w:color="auto"/>
          <w:left w:val="single" w:sz="4" w:space="4" w:color="auto"/>
          <w:bottom w:val="single" w:sz="4" w:space="11" w:color="auto"/>
          <w:right w:val="single" w:sz="4" w:space="4" w:color="auto"/>
        </w:pBdr>
        <w:shd w:val="clear" w:color="auto" w:fill="E2EFD9" w:themeFill="accent6" w:themeFillTint="33"/>
      </w:pPr>
      <w:r w:rsidRPr="00983BF9">
        <w:t>“</w:t>
      </w:r>
      <w:proofErr w:type="spellStart"/>
      <w:r w:rsidRPr="00983BF9">
        <w:t>L.fil</w:t>
      </w:r>
      <w:proofErr w:type="spellEnd"/>
      <w:r w:rsidRPr="00983BF9">
        <w:t>.” and “</w:t>
      </w:r>
      <w:proofErr w:type="spellStart"/>
      <w:r w:rsidRPr="00983BF9">
        <w:t>L.f.</w:t>
      </w:r>
      <w:proofErr w:type="spellEnd"/>
      <w:r w:rsidRPr="00983BF9">
        <w:t xml:space="preserve">” indicates Linnaeus the Younger, Linnaeus’ son and not Linnaeus himself. </w:t>
      </w:r>
    </w:p>
    <w:p w14:paraId="35A4EDEF" w14:textId="77777777" w:rsidR="00D007C4" w:rsidRDefault="00D007C4" w:rsidP="00013E6D">
      <w:pPr>
        <w:pStyle w:val="ListNumber"/>
        <w:numPr>
          <w:ilvl w:val="0"/>
          <w:numId w:val="0"/>
        </w:numPr>
      </w:pPr>
    </w:p>
    <w:p w14:paraId="13B63C93" w14:textId="77777777" w:rsidR="00B12EC5" w:rsidRDefault="00B12EC5" w:rsidP="00013E6D">
      <w:pPr>
        <w:pStyle w:val="ListNumber"/>
        <w:numPr>
          <w:ilvl w:val="0"/>
          <w:numId w:val="0"/>
        </w:numPr>
      </w:pPr>
    </w:p>
    <w:p w14:paraId="6598851E" w14:textId="77777777" w:rsidR="00B12EC5" w:rsidRDefault="00B12EC5" w:rsidP="00013E6D">
      <w:pPr>
        <w:pStyle w:val="ListNumber"/>
        <w:numPr>
          <w:ilvl w:val="0"/>
          <w:numId w:val="0"/>
        </w:numPr>
      </w:pPr>
    </w:p>
    <w:p w14:paraId="1F9F7081" w14:textId="77777777" w:rsidR="00B12EC5" w:rsidRDefault="00B12EC5" w:rsidP="00013E6D">
      <w:pPr>
        <w:pStyle w:val="ListNumber"/>
        <w:numPr>
          <w:ilvl w:val="0"/>
          <w:numId w:val="0"/>
        </w:numPr>
      </w:pPr>
    </w:p>
    <w:p w14:paraId="01508D07" w14:textId="0D3B1569" w:rsidR="00013E6D" w:rsidDel="00E66CB1" w:rsidRDefault="00013E6D" w:rsidP="00013E6D">
      <w:pPr>
        <w:pStyle w:val="ListNumber"/>
        <w:numPr>
          <w:ilvl w:val="0"/>
          <w:numId w:val="0"/>
        </w:numPr>
        <w:rPr>
          <w:del w:id="40" w:author="Sara Inunnguaq Kleist Stenz" w:date="2024-03-15T11:39:00Z"/>
        </w:rPr>
      </w:pPr>
      <w:r>
        <w:t>I</w:t>
      </w:r>
      <w:r w:rsidRPr="00BA576F">
        <w:t>f, after typing the entire taxonomic name</w:t>
      </w:r>
      <w:r w:rsidR="0010435C">
        <w:t xml:space="preserve"> exactly</w:t>
      </w:r>
      <w:r>
        <w:t xml:space="preserve"> </w:t>
      </w:r>
      <w:r w:rsidRPr="00BA576F">
        <w:t xml:space="preserve">as written on the front of the </w:t>
      </w:r>
      <w:r>
        <w:t>container</w:t>
      </w:r>
      <w:r w:rsidRPr="00BA576F">
        <w:t>, there are no matches</w:t>
      </w:r>
      <w:ins w:id="41" w:author="Sara Inunnguaq Kleist Stenz" w:date="2024-03-15T11:38:00Z">
        <w:r w:rsidR="00E66CB1">
          <w:t xml:space="preserve">, </w:t>
        </w:r>
      </w:ins>
      <w:ins w:id="42" w:author="Sara Inunnguaq Kleist Stenz" w:date="2024-03-15T11:39:00Z">
        <w:r w:rsidR="00E66CB1">
          <w:t>check the label for available information on the name.</w:t>
        </w:r>
      </w:ins>
      <w:del w:id="43" w:author="Sara Inunnguaq Kleist Stenz" w:date="2024-03-15T11:38:00Z">
        <w:r w:rsidRPr="00BA576F" w:rsidDel="00E66CB1">
          <w:delText>,</w:delText>
        </w:r>
      </w:del>
      <w:r w:rsidRPr="00BA576F">
        <w:t xml:space="preserve"> </w:t>
      </w:r>
      <w:del w:id="44" w:author="Sara Inunnguaq Kleist Stenz" w:date="2024-03-15T11:38:00Z">
        <w:r w:rsidRPr="00BA576F" w:rsidDel="00E66CB1">
          <w:delText>press</w:delText>
        </w:r>
        <w:r w:rsidDel="00E66CB1">
          <w:delText xml:space="preserve"> the</w:delText>
        </w:r>
        <w:r w:rsidRPr="00BA576F" w:rsidDel="00E66CB1">
          <w:delText xml:space="preserve"> </w:delText>
        </w:r>
        <w:r w:rsidDel="00E66CB1">
          <w:delText>‘E</w:delText>
        </w:r>
        <w:r w:rsidRPr="00BA576F" w:rsidDel="00E66CB1">
          <w:delText>nter</w:delText>
        </w:r>
        <w:r w:rsidDel="00E66CB1">
          <w:delText>’ button on the keyboard.</w:delText>
        </w:r>
      </w:del>
    </w:p>
    <w:p w14:paraId="0A3F059C" w14:textId="7E770AF2" w:rsidR="00013E6D" w:rsidRPr="00BA576F" w:rsidDel="00E66CB1" w:rsidRDefault="00013E6D" w:rsidP="00013E6D">
      <w:pPr>
        <w:pStyle w:val="ListNumber"/>
        <w:numPr>
          <w:ilvl w:val="0"/>
          <w:numId w:val="0"/>
        </w:numPr>
        <w:rPr>
          <w:del w:id="45" w:author="Sara Inunnguaq Kleist Stenz" w:date="2024-03-15T11:39:00Z"/>
        </w:rPr>
      </w:pPr>
    </w:p>
    <w:p w14:paraId="5CF20ECA" w14:textId="389847C7" w:rsidR="00E66CB1" w:rsidRDefault="00E66CB1" w:rsidP="00013E6D">
      <w:pPr>
        <w:pStyle w:val="ListNumber"/>
        <w:numPr>
          <w:ilvl w:val="0"/>
          <w:numId w:val="0"/>
        </w:numPr>
        <w:rPr>
          <w:ins w:id="46" w:author="Sara Inunnguaq Kleist Stenz" w:date="2024-03-15T11:35:00Z"/>
        </w:rPr>
      </w:pPr>
      <w:ins w:id="47" w:author="Sara Inunnguaq Kleist Stenz" w:date="2024-03-15T11:39:00Z">
        <w:r>
          <w:t>I</w:t>
        </w:r>
      </w:ins>
      <w:ins w:id="48" w:author="Sara Inunnguaq Kleist Stenz" w:date="2024-03-15T11:34:00Z">
        <w:r>
          <w:t>f author name and year is written on the container</w:t>
        </w:r>
      </w:ins>
      <w:ins w:id="49" w:author="Sara Inunnguaq Kleist Stenz" w:date="2024-03-15T11:35:00Z">
        <w:r>
          <w:t xml:space="preserve"> add the information in the following manner:</w:t>
        </w:r>
      </w:ins>
    </w:p>
    <w:p w14:paraId="5C9AEE2D" w14:textId="73C7DFC2" w:rsidR="00E66CB1" w:rsidRPr="00E66CB1" w:rsidRDefault="00E66CB1" w:rsidP="00013E6D">
      <w:pPr>
        <w:pStyle w:val="ListNumber"/>
        <w:numPr>
          <w:ilvl w:val="0"/>
          <w:numId w:val="0"/>
        </w:numPr>
        <w:rPr>
          <w:ins w:id="50" w:author="Sara Inunnguaq Kleist Stenz" w:date="2024-03-15T11:35:00Z"/>
          <w:b/>
          <w:bCs/>
          <w:rPrChange w:id="51" w:author="Sara Inunnguaq Kleist Stenz" w:date="2024-03-15T11:41:00Z">
            <w:rPr>
              <w:ins w:id="52" w:author="Sara Inunnguaq Kleist Stenz" w:date="2024-03-15T11:35:00Z"/>
            </w:rPr>
          </w:rPrChange>
        </w:rPr>
      </w:pPr>
      <w:ins w:id="53" w:author="Sara Inunnguaq Kleist Stenz" w:date="2024-03-15T11:35:00Z">
        <w:r w:rsidRPr="00E66CB1">
          <w:rPr>
            <w:b/>
            <w:bCs/>
            <w:rPrChange w:id="54" w:author="Sara Inunnguaq Kleist Stenz" w:date="2024-03-15T11:41:00Z">
              <w:rPr/>
            </w:rPrChange>
          </w:rPr>
          <w:t xml:space="preserve">Taxon </w:t>
        </w:r>
        <w:proofErr w:type="spellStart"/>
        <w:r w:rsidRPr="00E66CB1">
          <w:rPr>
            <w:b/>
            <w:bCs/>
            <w:rPrChange w:id="55" w:author="Sara Inunnguaq Kleist Stenz" w:date="2024-03-15T11:41:00Z">
              <w:rPr/>
            </w:rPrChange>
          </w:rPr>
          <w:t>name_Author</w:t>
        </w:r>
        <w:proofErr w:type="spellEnd"/>
        <w:r w:rsidRPr="00E66CB1">
          <w:rPr>
            <w:b/>
            <w:bCs/>
            <w:rPrChange w:id="56" w:author="Sara Inunnguaq Kleist Stenz" w:date="2024-03-15T11:41:00Z">
              <w:rPr/>
            </w:rPrChange>
          </w:rPr>
          <w:t>, year</w:t>
        </w:r>
      </w:ins>
    </w:p>
    <w:p w14:paraId="56CE8645" w14:textId="00809694" w:rsidR="00E66CB1" w:rsidRDefault="00E66CB1" w:rsidP="00013E6D">
      <w:pPr>
        <w:pStyle w:val="ListNumber"/>
        <w:numPr>
          <w:ilvl w:val="0"/>
          <w:numId w:val="0"/>
        </w:numPr>
        <w:rPr>
          <w:ins w:id="57" w:author="Sara Inunnguaq Kleist Stenz" w:date="2024-03-15T11:34:00Z"/>
        </w:rPr>
      </w:pPr>
      <w:ins w:id="58" w:author="Sara Inunnguaq Kleist Stenz" w:date="2024-03-15T11:35:00Z">
        <w:r>
          <w:t xml:space="preserve">For example: </w:t>
        </w:r>
      </w:ins>
      <w:proofErr w:type="spellStart"/>
      <w:ins w:id="59" w:author="Sara Inunnguaq Kleist Stenz" w:date="2024-03-15T11:36:00Z">
        <w:r w:rsidRPr="00E66CB1">
          <w:rPr>
            <w:b/>
            <w:bCs/>
            <w:rPrChange w:id="60" w:author="Sara Inunnguaq Kleist Stenz" w:date="2024-03-15T11:41:00Z">
              <w:rPr/>
            </w:rPrChange>
          </w:rPr>
          <w:t>Ancylis</w:t>
        </w:r>
        <w:proofErr w:type="spellEnd"/>
        <w:r w:rsidRPr="00E66CB1">
          <w:rPr>
            <w:b/>
            <w:bCs/>
            <w:rPrChange w:id="61" w:author="Sara Inunnguaq Kleist Stenz" w:date="2024-03-15T11:41:00Z">
              <w:rPr/>
            </w:rPrChange>
          </w:rPr>
          <w:t xml:space="preserve"> </w:t>
        </w:r>
        <w:proofErr w:type="spellStart"/>
        <w:r w:rsidRPr="00E66CB1">
          <w:rPr>
            <w:b/>
            <w:bCs/>
            <w:rPrChange w:id="62" w:author="Sara Inunnguaq Kleist Stenz" w:date="2024-03-15T11:41:00Z">
              <w:rPr/>
            </w:rPrChange>
          </w:rPr>
          <w:t>paludana_Barrett</w:t>
        </w:r>
        <w:proofErr w:type="spellEnd"/>
        <w:r w:rsidRPr="00E66CB1">
          <w:rPr>
            <w:b/>
            <w:bCs/>
            <w:rPrChange w:id="63" w:author="Sara Inunnguaq Kleist Stenz" w:date="2024-03-15T11:41:00Z">
              <w:rPr/>
            </w:rPrChange>
          </w:rPr>
          <w:t>, 1871</w:t>
        </w:r>
      </w:ins>
    </w:p>
    <w:p w14:paraId="66962C1B" w14:textId="77777777" w:rsidR="00E66CB1" w:rsidRDefault="00E66CB1" w:rsidP="00013E6D">
      <w:pPr>
        <w:pStyle w:val="ListNumber"/>
        <w:numPr>
          <w:ilvl w:val="0"/>
          <w:numId w:val="0"/>
        </w:numPr>
        <w:rPr>
          <w:ins w:id="64" w:author="Sara Inunnguaq Kleist Stenz" w:date="2024-03-15T11:36:00Z"/>
        </w:rPr>
      </w:pPr>
    </w:p>
    <w:p w14:paraId="3A02E633" w14:textId="3D1F6765" w:rsidR="00E66CB1" w:rsidRDefault="00E66CB1" w:rsidP="00013E6D">
      <w:pPr>
        <w:pStyle w:val="ListNumber"/>
        <w:numPr>
          <w:ilvl w:val="0"/>
          <w:numId w:val="0"/>
        </w:numPr>
        <w:rPr>
          <w:ins w:id="65" w:author="Sara Inunnguaq Kleist Stenz" w:date="2024-03-15T11:34:00Z"/>
        </w:rPr>
      </w:pPr>
      <w:ins w:id="66" w:author="Sara Inunnguaq Kleist Stenz" w:date="2024-03-15T11:36:00Z">
        <w:r>
          <w:t xml:space="preserve">Be sure </w:t>
        </w:r>
      </w:ins>
      <w:ins w:id="67" w:author="Sara Inunnguaq Kleist Stenz" w:date="2024-03-15T11:37:00Z">
        <w:r>
          <w:t xml:space="preserve">not to add spaces around the underscore. </w:t>
        </w:r>
      </w:ins>
    </w:p>
    <w:p w14:paraId="6B2EDFC4" w14:textId="77777777" w:rsidR="00E66CB1" w:rsidRDefault="00E66CB1" w:rsidP="00013E6D">
      <w:pPr>
        <w:pStyle w:val="ListNumber"/>
        <w:numPr>
          <w:ilvl w:val="0"/>
          <w:numId w:val="0"/>
        </w:numPr>
        <w:rPr>
          <w:ins w:id="68" w:author="Sara Inunnguaq Kleist Stenz" w:date="2024-03-15T11:34:00Z"/>
        </w:rPr>
      </w:pPr>
    </w:p>
    <w:p w14:paraId="2EC6F0C4" w14:textId="2E845AA1" w:rsidR="00013E6D" w:rsidRDefault="00E66CB1" w:rsidP="00013E6D">
      <w:pPr>
        <w:pStyle w:val="ListNumber"/>
        <w:numPr>
          <w:ilvl w:val="0"/>
          <w:numId w:val="0"/>
        </w:numPr>
      </w:pPr>
      <w:ins w:id="69" w:author="Sara Inunnguaq Kleist Stenz" w:date="2024-03-15T11:38:00Z">
        <w:r>
          <w:t>P</w:t>
        </w:r>
        <w:r w:rsidRPr="00BA576F">
          <w:t>ress</w:t>
        </w:r>
        <w:r>
          <w:t xml:space="preserve"> the</w:t>
        </w:r>
        <w:r w:rsidRPr="00BA576F">
          <w:t xml:space="preserve"> </w:t>
        </w:r>
        <w:r>
          <w:t>‘E</w:t>
        </w:r>
        <w:r w:rsidRPr="00BA576F">
          <w:t>nter</w:t>
        </w:r>
        <w:r>
          <w:t xml:space="preserve">’ button on the keyboard. </w:t>
        </w:r>
      </w:ins>
      <w:r w:rsidR="00013E6D">
        <w:t>I</w:t>
      </w:r>
      <w:r w:rsidR="00013E6D" w:rsidRPr="00BA576F">
        <w:t xml:space="preserve">n the </w:t>
      </w:r>
      <w:r w:rsidR="00013E6D">
        <w:t xml:space="preserve">new </w:t>
      </w:r>
      <w:r w:rsidR="00013E6D" w:rsidRPr="00BA576F">
        <w:t xml:space="preserve">field titled ‘Input </w:t>
      </w:r>
      <w:r w:rsidR="00013E6D">
        <w:t>family name</w:t>
      </w:r>
      <w:r w:rsidR="00013E6D" w:rsidRPr="00BA576F">
        <w:t xml:space="preserve">’, </w:t>
      </w:r>
      <w:r w:rsidR="00013E6D">
        <w:t xml:space="preserve">begin to type </w:t>
      </w:r>
      <w:r w:rsidR="00013E6D" w:rsidRPr="00BA576F">
        <w:t xml:space="preserve">the </w:t>
      </w:r>
      <w:r w:rsidR="00013E6D">
        <w:t>f</w:t>
      </w:r>
      <w:r w:rsidR="00013E6D" w:rsidRPr="00BA576F">
        <w:t>amily name</w:t>
      </w:r>
      <w:r w:rsidR="00013E6D">
        <w:t xml:space="preserve">. If the name is family rank or higher then no input is needed. Family name is important because it helps us assign the name into the correct place in the taxonomic tree in Specify. </w:t>
      </w:r>
    </w:p>
    <w:p w14:paraId="210F4BEF" w14:textId="77777777" w:rsidR="00013E6D" w:rsidRDefault="00013E6D" w:rsidP="00013E6D">
      <w:pPr>
        <w:pStyle w:val="ListNumber"/>
        <w:numPr>
          <w:ilvl w:val="0"/>
          <w:numId w:val="0"/>
        </w:numPr>
      </w:pPr>
    </w:p>
    <w:p w14:paraId="62E0DEE9" w14:textId="77777777" w:rsidR="00013E6D" w:rsidRDefault="00013E6D" w:rsidP="00013E6D">
      <w:pPr>
        <w:pStyle w:val="ListNumber"/>
        <w:numPr>
          <w:ilvl w:val="0"/>
          <w:numId w:val="0"/>
        </w:numPr>
      </w:pPr>
      <w:r>
        <w:t xml:space="preserve">If the family name </w:t>
      </w:r>
      <w:proofErr w:type="gramStart"/>
      <w:r>
        <w:t>does</w:t>
      </w:r>
      <w:proofErr w:type="gramEnd"/>
      <w:r>
        <w:t xml:space="preserve"> not autocomplete that means it is not in the taxonomy. Please type </w:t>
      </w:r>
      <w:proofErr w:type="gramStart"/>
      <w:r>
        <w:t>it in</w:t>
      </w:r>
      <w:proofErr w:type="gramEnd"/>
      <w:r>
        <w:t xml:space="preserve"> verbatim and press OK (tab and press Space bar).</w:t>
      </w:r>
    </w:p>
    <w:p w14:paraId="67D472FC" w14:textId="77777777" w:rsidR="00013E6D" w:rsidRDefault="00013E6D" w:rsidP="00013E6D">
      <w:pPr>
        <w:pStyle w:val="ListNumber"/>
        <w:numPr>
          <w:ilvl w:val="0"/>
          <w:numId w:val="0"/>
        </w:numPr>
      </w:pPr>
    </w:p>
    <w:p w14:paraId="5C4C2A14" w14:textId="77777777" w:rsidR="00013E6D" w:rsidRDefault="00013E6D" w:rsidP="00013E6D">
      <w:pPr>
        <w:pStyle w:val="ListNumber"/>
        <w:numPr>
          <w:ilvl w:val="0"/>
          <w:numId w:val="0"/>
        </w:numPr>
      </w:pPr>
      <w:r>
        <w:t>Taxonomic names added in this way will be flagged in Specify to be reviewed by a collection manager or curator.</w:t>
      </w:r>
    </w:p>
    <w:p w14:paraId="0D879060" w14:textId="77777777" w:rsidR="00CE7353" w:rsidRDefault="00CE7353" w:rsidP="00013E6D">
      <w:pPr>
        <w:pStyle w:val="ListNumber"/>
        <w:numPr>
          <w:ilvl w:val="0"/>
          <w:numId w:val="0"/>
        </w:numPr>
      </w:pPr>
    </w:p>
    <w:p w14:paraId="2095FE1B" w14:textId="77777777" w:rsidR="00CE7353" w:rsidRDefault="00CE7353" w:rsidP="00013E6D">
      <w:pPr>
        <w:pStyle w:val="ListNumber"/>
        <w:numPr>
          <w:ilvl w:val="0"/>
          <w:numId w:val="0"/>
        </w:numPr>
      </w:pPr>
    </w:p>
    <w:bookmarkStart w:id="70" w:name="_Toc172621862"/>
    <w:p w14:paraId="4A36B880" w14:textId="4C3FE25B" w:rsidR="00013E6D" w:rsidRDefault="00CE7353" w:rsidP="00CE7353">
      <w:pPr>
        <w:pStyle w:val="Heading3"/>
      </w:pPr>
      <w:r>
        <w:rPr>
          <w:noProof/>
          <w:lang w:val="da-DK" w:eastAsia="da-DK"/>
        </w:rPr>
        <mc:AlternateContent>
          <mc:Choice Requires="wps">
            <w:drawing>
              <wp:anchor distT="0" distB="0" distL="114300" distR="114300" simplePos="0" relativeHeight="251677696" behindDoc="0" locked="0" layoutInCell="1" allowOverlap="1" wp14:anchorId="1B8AEB4F" wp14:editId="3D40550C">
                <wp:simplePos x="0" y="0"/>
                <wp:positionH relativeFrom="page">
                  <wp:posOffset>0</wp:posOffset>
                </wp:positionH>
                <wp:positionV relativeFrom="paragraph">
                  <wp:posOffset>-93041</wp:posOffset>
                </wp:positionV>
                <wp:extent cx="7600950" cy="40005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7600950" cy="400050"/>
                        </a:xfrm>
                        <a:prstGeom prst="rect">
                          <a:avLst/>
                        </a:prstGeom>
                        <a:solidFill>
                          <a:schemeClr val="accent1">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8FF781" id="Rectangle 57" o:spid="_x0000_s1026" style="position:absolute;margin-left:0;margin-top:-7.35pt;width:598.5pt;height:31.5pt;z-index:25167769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" fillcolor="#d9e2f3 [660]" strokecolor="#1f3763 [1604]" strokeweight="1pt">
                <v:fill opacity="32896f"/>
                <w10:wrap anchorx="page"/>
              </v:rect>
            </w:pict>
          </mc:Fallback>
        </mc:AlternateContent>
      </w:r>
      <w:r w:rsidR="00013E6D">
        <w:t>Barcode</w:t>
      </w:r>
      <w:bookmarkEnd w:id="70"/>
    </w:p>
    <w:p w14:paraId="3050F4CC" w14:textId="350C6A82" w:rsidR="00013E6D" w:rsidRDefault="00013E6D" w:rsidP="00013E6D">
      <w:pPr>
        <w:pStyle w:val="ListNumber"/>
        <w:numPr>
          <w:ilvl w:val="0"/>
          <w:numId w:val="0"/>
        </w:numPr>
      </w:pPr>
    </w:p>
    <w:p w14:paraId="2CCBF7F9" w14:textId="74B4842F" w:rsidR="00013E6D" w:rsidRDefault="00013E6D" w:rsidP="00013E6D">
      <w:pPr>
        <w:pStyle w:val="ListNumber"/>
        <w:numPr>
          <w:ilvl w:val="0"/>
          <w:numId w:val="0"/>
        </w:numPr>
      </w:pPr>
      <w:r>
        <w:t xml:space="preserve">At this stage, you will have entered </w:t>
      </w:r>
      <w:proofErr w:type="gramStart"/>
      <w:r>
        <w:t>all of</w:t>
      </w:r>
      <w:proofErr w:type="gramEnd"/>
      <w:r>
        <w:t xml:space="preserve"> the data common to that group of specimens (such as taxon, broad geographic region etc.). You can now proceed with rapid digitization, by scanning in the barcodes of individual specimens into the App. A completed scan triggers the Save function automatically.  </w:t>
      </w:r>
    </w:p>
    <w:p w14:paraId="27F4D856" w14:textId="77777777" w:rsidR="00013E6D" w:rsidRDefault="00013E6D" w:rsidP="00013E6D">
      <w:pPr>
        <w:pStyle w:val="ListNumber"/>
        <w:numPr>
          <w:ilvl w:val="0"/>
          <w:numId w:val="0"/>
        </w:numPr>
      </w:pPr>
    </w:p>
    <w:p w14:paraId="771C1CA7" w14:textId="1DCBBD83" w:rsidR="00013E6D" w:rsidRDefault="00013E6D" w:rsidP="00013E6D">
      <w:r>
        <w:t xml:space="preserve">All barcodes are fixed to a certain number of digits depending on the collection. If you enter a number </w:t>
      </w:r>
      <w:r w:rsidR="00520217">
        <w:t>which</w:t>
      </w:r>
      <w:r>
        <w:t xml:space="preserve"> does not conform an error message will </w:t>
      </w:r>
      <w:r w:rsidR="00520217">
        <w:t>appear,</w:t>
      </w:r>
      <w:r>
        <w:t xml:space="preserve"> and you will need to rescan the barcode. </w:t>
      </w:r>
    </w:p>
    <w:p w14:paraId="0C842277" w14:textId="77777777" w:rsidR="00013E6D" w:rsidRDefault="00013E6D" w:rsidP="00013E6D">
      <w:pPr>
        <w:pStyle w:val="ListNumber"/>
        <w:numPr>
          <w:ilvl w:val="0"/>
          <w:numId w:val="0"/>
        </w:numPr>
      </w:pPr>
    </w:p>
    <w:p w14:paraId="442AE302" w14:textId="77777777" w:rsidR="00013E6D" w:rsidRDefault="00013E6D" w:rsidP="00013E6D">
      <w:pPr>
        <w:pStyle w:val="ListNumber"/>
        <w:numPr>
          <w:ilvl w:val="0"/>
          <w:numId w:val="0"/>
        </w:numPr>
      </w:pPr>
      <w:r>
        <w:t xml:space="preserve">After a completed scan the barcode is assigned to the specimen. </w:t>
      </w:r>
    </w:p>
    <w:p w14:paraId="3C538AE9" w14:textId="77777777" w:rsidR="00013E6D" w:rsidRDefault="00013E6D" w:rsidP="00013E6D">
      <w:pPr>
        <w:pStyle w:val="ListNumber"/>
        <w:numPr>
          <w:ilvl w:val="0"/>
          <w:numId w:val="0"/>
        </w:numPr>
      </w:pPr>
    </w:p>
    <w:p w14:paraId="6C04D58C" w14:textId="1854C486" w:rsidR="00013E6D" w:rsidRDefault="00013E6D" w:rsidP="00013E6D">
      <w:pPr>
        <w:pStyle w:val="ListNumber"/>
        <w:numPr>
          <w:ilvl w:val="0"/>
          <w:numId w:val="0"/>
        </w:numPr>
      </w:pPr>
      <w:r>
        <w:t xml:space="preserve">If working with </w:t>
      </w:r>
      <w:r w:rsidR="00690B47">
        <w:t>herbarium</w:t>
      </w:r>
      <w:r>
        <w:t xml:space="preserve"> sheets, barcodes should be assigned to the upper left corner, or as close to it as possible. </w:t>
      </w:r>
    </w:p>
    <w:p w14:paraId="108151F3" w14:textId="77777777" w:rsidR="00013E6D" w:rsidRDefault="00013E6D" w:rsidP="00013E6D">
      <w:pPr>
        <w:pStyle w:val="ListNumber"/>
        <w:numPr>
          <w:ilvl w:val="0"/>
          <w:numId w:val="0"/>
        </w:numPr>
      </w:pPr>
    </w:p>
    <w:p w14:paraId="4C3194F1" w14:textId="77777777" w:rsidR="00013E6D" w:rsidRDefault="00013E6D" w:rsidP="00013E6D">
      <w:pPr>
        <w:pStyle w:val="ListNumber"/>
        <w:numPr>
          <w:ilvl w:val="0"/>
          <w:numId w:val="0"/>
        </w:numPr>
      </w:pPr>
      <w:r>
        <w:t xml:space="preserve">If working on pinned insects, the barcode should be placed on the imaging stage with the specimen and its labels and imaged. Afterwards the labels should be re-pinned with the barcode being lowest on the pin.   </w:t>
      </w:r>
    </w:p>
    <w:p w14:paraId="252BCE33" w14:textId="77777777" w:rsidR="00013E6D" w:rsidRPr="000A7F84" w:rsidRDefault="00013E6D" w:rsidP="00013E6D">
      <w:pPr>
        <w:pStyle w:val="ListNumber"/>
        <w:numPr>
          <w:ilvl w:val="0"/>
          <w:numId w:val="0"/>
        </w:numPr>
      </w:pPr>
    </w:p>
    <w:p w14:paraId="1C923C8B" w14:textId="77777777" w:rsidR="00013E6D" w:rsidRDefault="00013E6D" w:rsidP="00013E6D">
      <w:r>
        <w:br w:type="page"/>
      </w:r>
    </w:p>
    <w:bookmarkStart w:id="71" w:name="_Exporting_and_Saving"/>
    <w:bookmarkStart w:id="72" w:name="_Ref125980304"/>
    <w:bookmarkStart w:id="73" w:name="_Toc172621863"/>
    <w:bookmarkEnd w:id="71"/>
    <w:p w14:paraId="312954F2" w14:textId="77777777" w:rsidR="00013E6D" w:rsidRDefault="00013E6D" w:rsidP="00013E6D">
      <w:pPr>
        <w:pStyle w:val="Heading2"/>
      </w:pPr>
      <w:r>
        <w:rPr>
          <w:noProof/>
          <w:lang w:val="da-DK" w:eastAsia="da-DK"/>
        </w:rPr>
        <w:lastRenderedPageBreak/>
        <mc:AlternateContent>
          <mc:Choice Requires="wps">
            <w:drawing>
              <wp:anchor distT="0" distB="0" distL="114300" distR="114300" simplePos="0" relativeHeight="251666432" behindDoc="0" locked="0" layoutInCell="1" allowOverlap="1" wp14:anchorId="1F6C6E18" wp14:editId="1DC85B4C">
                <wp:simplePos x="0" y="0"/>
                <wp:positionH relativeFrom="page">
                  <wp:posOffset>-276860</wp:posOffset>
                </wp:positionH>
                <wp:positionV relativeFrom="paragraph">
                  <wp:posOffset>-133985</wp:posOffset>
                </wp:positionV>
                <wp:extent cx="7893050" cy="501650"/>
                <wp:effectExtent l="0" t="0" r="12700" b="12700"/>
                <wp:wrapNone/>
                <wp:docPr id="46" name="Rectangle 46"/>
                <wp:cNvGraphicFramePr/>
                <a:graphic xmlns:a="http://schemas.openxmlformats.org/drawingml/2006/main">
                  <a:graphicData uri="http://schemas.microsoft.com/office/word/2010/wordprocessingShape">
                    <wps:wsp>
                      <wps:cNvSpPr/>
                      <wps:spPr>
                        <a:xfrm>
                          <a:off x="0" y="0"/>
                          <a:ext cx="7893050" cy="501650"/>
                        </a:xfrm>
                        <a:prstGeom prst="rect">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43FBB" id="Rectangle 46" o:spid="_x0000_s1026" style="position:absolute;margin-left:-21.8pt;margin-top:-10.55pt;width:621.5pt;height:39.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" fillcolor="#4472c4 [3204]" strokecolor="#1f3763 [1604]" strokeweight="1pt">
                <v:fill opacity="32896f"/>
                <w10:wrap anchorx="page"/>
              </v:rect>
            </w:pict>
          </mc:Fallback>
        </mc:AlternateContent>
      </w:r>
      <w:r>
        <w:t>Exporting and Saving Data at the End of Each Day</w:t>
      </w:r>
      <w:bookmarkEnd w:id="72"/>
      <w:bookmarkEnd w:id="73"/>
    </w:p>
    <w:p w14:paraId="19ACA773" w14:textId="77777777" w:rsidR="00013E6D" w:rsidRDefault="00013E6D" w:rsidP="00013E6D"/>
    <w:p w14:paraId="0FA0B0F6" w14:textId="77777777" w:rsidR="00013E6D" w:rsidRDefault="00013E6D" w:rsidP="00013E6D"/>
    <w:p w14:paraId="22B17A1A" w14:textId="77777777" w:rsidR="00013E6D" w:rsidRDefault="00013E6D" w:rsidP="00013E6D">
      <w:r>
        <w:t xml:space="preserve">At this point we would want the day’s data harvest to be transferred to a location where the data is safe and can be accessed by the DaSSCo team. </w:t>
      </w:r>
    </w:p>
    <w:p w14:paraId="0DA5FBC9" w14:textId="77777777" w:rsidR="00013E6D" w:rsidRDefault="00013E6D" w:rsidP="00013E6D"/>
    <w:p w14:paraId="33B8F44F" w14:textId="77777777" w:rsidR="00013E6D" w:rsidRDefault="00013E6D" w:rsidP="00013E6D">
      <w:r>
        <w:t>Please start up your “DB Browser for SQLite” database editor. This should already be installed on your machine. If not, please refer to installation instructions above.</w:t>
      </w:r>
    </w:p>
    <w:p w14:paraId="59814D92" w14:textId="77777777" w:rsidR="00013E6D" w:rsidRDefault="00013E6D" w:rsidP="00013E6D"/>
    <w:p w14:paraId="5089AFD5" w14:textId="77777777" w:rsidR="00013E6D" w:rsidRDefault="00013E6D" w:rsidP="00013E6D">
      <w:r>
        <w:t xml:space="preserve">Open the database, which </w:t>
      </w:r>
      <w:proofErr w:type="gramStart"/>
      <w:r>
        <w:t>is located in</w:t>
      </w:r>
      <w:proofErr w:type="gramEnd"/>
      <w:r>
        <w:t xml:space="preserve"> the ‘Documents’ directory / ‘DaSSCo’ directory – the file name is “db.sqlite3”.</w:t>
      </w:r>
    </w:p>
    <w:p w14:paraId="4D2B5765" w14:textId="77777777" w:rsidR="00013E6D" w:rsidRDefault="00013E6D" w:rsidP="00013E6D"/>
    <w:p w14:paraId="12C48F71" w14:textId="77777777" w:rsidR="00013E6D" w:rsidRDefault="00013E6D" w:rsidP="00013E6D">
      <w:r>
        <w:t>Under the ‘Browse Data’ tab select the table ‘specimen’.</w:t>
      </w:r>
    </w:p>
    <w:p w14:paraId="19BF9C0C" w14:textId="77777777" w:rsidR="00013E6D" w:rsidRDefault="00013E6D" w:rsidP="00013E6D"/>
    <w:p w14:paraId="66D24276" w14:textId="77777777" w:rsidR="00013E6D" w:rsidRDefault="00013E6D" w:rsidP="00013E6D">
      <w:r>
        <w:rPr>
          <w:noProof/>
          <w:lang w:val="da-DK" w:eastAsia="da-DK"/>
        </w:rPr>
        <w:drawing>
          <wp:inline distT="0" distB="0" distL="0" distR="0" wp14:anchorId="2A633E83" wp14:editId="3C620181">
            <wp:extent cx="6120130" cy="3239135"/>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120130" cy="3239135"/>
                    </a:xfrm>
                    <a:prstGeom prst="rect">
                      <a:avLst/>
                    </a:prstGeom>
                  </pic:spPr>
                </pic:pic>
              </a:graphicData>
            </a:graphic>
          </wp:inline>
        </w:drawing>
      </w:r>
    </w:p>
    <w:p w14:paraId="2B4C9B5C" w14:textId="77777777" w:rsidR="00013E6D" w:rsidRDefault="00013E6D" w:rsidP="00013E6D"/>
    <w:p w14:paraId="34F0E0E1" w14:textId="77777777" w:rsidR="00013E6D" w:rsidRDefault="00013E6D" w:rsidP="00013E6D">
      <w:r>
        <w:t>This would be a good place to do a final check to see if the table looks sound. No deep dive into the data is necessary, merely a quick glance.</w:t>
      </w:r>
    </w:p>
    <w:p w14:paraId="17EFE405" w14:textId="77777777" w:rsidR="00013E6D" w:rsidRDefault="00013E6D" w:rsidP="00013E6D"/>
    <w:p w14:paraId="690B43D8" w14:textId="77777777" w:rsidR="00013E6D" w:rsidRDefault="00013E6D" w:rsidP="00013E6D"/>
    <w:p w14:paraId="70369FDD" w14:textId="77777777" w:rsidR="00013E6D" w:rsidRDefault="00013E6D" w:rsidP="00013E6D"/>
    <w:p w14:paraId="7A9FDEC9" w14:textId="77777777" w:rsidR="00013E6D" w:rsidRDefault="00013E6D" w:rsidP="00013E6D"/>
    <w:p w14:paraId="6232CED0" w14:textId="77777777" w:rsidR="00013E6D" w:rsidRDefault="00013E6D" w:rsidP="00013E6D"/>
    <w:p w14:paraId="5234DCE6" w14:textId="77777777" w:rsidR="00013E6D" w:rsidRDefault="00013E6D" w:rsidP="00013E6D"/>
    <w:p w14:paraId="510B4D81" w14:textId="77777777" w:rsidR="00013E6D" w:rsidRDefault="00013E6D" w:rsidP="00013E6D"/>
    <w:p w14:paraId="39A9218F" w14:textId="77777777" w:rsidR="00013E6D" w:rsidRDefault="00013E6D" w:rsidP="00013E6D"/>
    <w:p w14:paraId="287940AB" w14:textId="77777777" w:rsidR="00013E6D" w:rsidRDefault="00013E6D" w:rsidP="00013E6D"/>
    <w:p w14:paraId="4EB2B22B" w14:textId="77777777" w:rsidR="00013E6D" w:rsidRDefault="00013E6D" w:rsidP="00013E6D"/>
    <w:p w14:paraId="3869F17D" w14:textId="77777777" w:rsidR="00013E6D" w:rsidRDefault="00013E6D" w:rsidP="00013E6D"/>
    <w:p w14:paraId="53622864" w14:textId="77777777" w:rsidR="00013E6D" w:rsidRDefault="00013E6D" w:rsidP="00013E6D"/>
    <w:p w14:paraId="77B47850" w14:textId="77777777" w:rsidR="00013E6D" w:rsidRDefault="00013E6D" w:rsidP="00013E6D"/>
    <w:p w14:paraId="61789C28" w14:textId="77777777" w:rsidR="00013E6D" w:rsidRDefault="00013E6D" w:rsidP="00013E6D"/>
    <w:p w14:paraId="6B0B978D" w14:textId="77777777" w:rsidR="00013E6D" w:rsidRDefault="00013E6D" w:rsidP="00013E6D"/>
    <w:p w14:paraId="36C1E114" w14:textId="77777777" w:rsidR="00013E6D" w:rsidRDefault="00013E6D" w:rsidP="00013E6D"/>
    <w:p w14:paraId="46E482A0" w14:textId="77777777" w:rsidR="00013E6D" w:rsidRDefault="00013E6D" w:rsidP="00013E6D">
      <w:r>
        <w:lastRenderedPageBreak/>
        <w:t xml:space="preserve">Now select “file” / “export” </w:t>
      </w:r>
      <w:r w:rsidRPr="00F07062">
        <w:rPr>
          <w:rFonts w:ascii="Cambria Math" w:hAnsi="Cambria Math" w:cs="Cambria Math"/>
        </w:rPr>
        <w:t>↴</w:t>
      </w:r>
      <w:r w:rsidRPr="00F07062">
        <w:t xml:space="preserve"> </w:t>
      </w:r>
    </w:p>
    <w:p w14:paraId="4773FD1B" w14:textId="77777777" w:rsidR="00013E6D" w:rsidRDefault="00013E6D" w:rsidP="00013E6D"/>
    <w:p w14:paraId="47C1CB80" w14:textId="77777777" w:rsidR="00013E6D" w:rsidRDefault="00013E6D" w:rsidP="00013E6D">
      <w:pPr>
        <w:rPr>
          <w:noProof/>
          <w:lang w:val="da-DK" w:eastAsia="da-DK"/>
        </w:rPr>
      </w:pPr>
      <w:r>
        <w:rPr>
          <w:noProof/>
          <w:lang w:val="da-DK" w:eastAsia="da-DK"/>
        </w:rPr>
        <w:drawing>
          <wp:inline distT="0" distB="0" distL="0" distR="0" wp14:anchorId="16E08A82" wp14:editId="3F2E4C22">
            <wp:extent cx="6120130" cy="3063240"/>
            <wp:effectExtent l="0" t="0" r="0" b="3810"/>
            <wp:docPr id="70" name="Picture 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120130" cy="3063240"/>
                    </a:xfrm>
                    <a:prstGeom prst="rect">
                      <a:avLst/>
                    </a:prstGeom>
                  </pic:spPr>
                </pic:pic>
              </a:graphicData>
            </a:graphic>
          </wp:inline>
        </w:drawing>
      </w:r>
    </w:p>
    <w:p w14:paraId="70A8CD68" w14:textId="77777777" w:rsidR="00013E6D" w:rsidRDefault="00013E6D" w:rsidP="00013E6D"/>
    <w:p w14:paraId="16DCFBCE" w14:textId="77777777" w:rsidR="00013E6D" w:rsidRDefault="00013E6D" w:rsidP="00013E6D"/>
    <w:p w14:paraId="36B4CC67" w14:textId="77777777" w:rsidR="00013E6D" w:rsidRDefault="00013E6D" w:rsidP="00013E6D">
      <w:r>
        <w:t xml:space="preserve">You need to export the data as a </w:t>
      </w:r>
      <w:r w:rsidRPr="00EB4B1B">
        <w:rPr>
          <w:b/>
          <w:bCs/>
        </w:rPr>
        <w:t>csv</w:t>
      </w:r>
      <w:r>
        <w:rPr>
          <w:b/>
          <w:bCs/>
        </w:rPr>
        <w:t xml:space="preserve"> </w:t>
      </w:r>
      <w:r>
        <w:rPr>
          <w:bCs/>
        </w:rPr>
        <w:t>file</w:t>
      </w:r>
      <w:r>
        <w:t>. The only table you need to export is the specimen table (see image below).</w:t>
      </w:r>
    </w:p>
    <w:p w14:paraId="51125898" w14:textId="77777777" w:rsidR="00013E6D" w:rsidRDefault="00013E6D" w:rsidP="00013E6D"/>
    <w:p w14:paraId="47DD9C81" w14:textId="77777777" w:rsidR="00013E6D" w:rsidRDefault="00013E6D" w:rsidP="00013E6D">
      <w:r>
        <w:t xml:space="preserve"> </w:t>
      </w:r>
      <w:r>
        <w:rPr>
          <w:noProof/>
          <w:lang w:val="da-DK" w:eastAsia="da-DK"/>
        </w:rPr>
        <w:drawing>
          <wp:inline distT="0" distB="0" distL="0" distR="0" wp14:anchorId="6E2B82F3" wp14:editId="164B92E0">
            <wp:extent cx="4876800" cy="3823855"/>
            <wp:effectExtent l="0" t="0" r="0" b="571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22440" cy="3859641"/>
                    </a:xfrm>
                    <a:prstGeom prst="rect">
                      <a:avLst/>
                    </a:prstGeom>
                  </pic:spPr>
                </pic:pic>
              </a:graphicData>
            </a:graphic>
          </wp:inline>
        </w:drawing>
      </w:r>
    </w:p>
    <w:p w14:paraId="1BC9E02D" w14:textId="77777777" w:rsidR="00013E6D" w:rsidRDefault="00013E6D" w:rsidP="00013E6D"/>
    <w:p w14:paraId="2AA9D3A0" w14:textId="77777777" w:rsidR="00013E6D" w:rsidRDefault="00013E6D" w:rsidP="00013E6D">
      <w:r>
        <w:t>Please make sure that the “column names in first line” tick box is checked.</w:t>
      </w:r>
    </w:p>
    <w:p w14:paraId="50285A38" w14:textId="77777777" w:rsidR="00013E6D" w:rsidRDefault="00013E6D" w:rsidP="00013E6D"/>
    <w:p w14:paraId="3719FFEB" w14:textId="77777777" w:rsidR="00013E6D" w:rsidRDefault="00013E6D" w:rsidP="00013E6D">
      <w:r>
        <w:t xml:space="preserve">The field separator should be semi colon and not comma because the comma character is such a ubiquitous symbol that any occurrence of this risks breaking the table structure. </w:t>
      </w:r>
    </w:p>
    <w:p w14:paraId="7B7BB196" w14:textId="77777777" w:rsidR="00013E6D" w:rsidRDefault="00013E6D" w:rsidP="00013E6D"/>
    <w:p w14:paraId="5358B1D1" w14:textId="77777777" w:rsidR="00013E6D" w:rsidRPr="00385C9B" w:rsidRDefault="00013E6D" w:rsidP="00013E6D">
      <w:r w:rsidRPr="00385C9B">
        <w:lastRenderedPageBreak/>
        <w:t>Also select the UNIX style new line character which is a single line feed (\n).</w:t>
      </w:r>
    </w:p>
    <w:p w14:paraId="0CAA6F2D" w14:textId="77777777" w:rsidR="00013E6D" w:rsidRPr="00385C9B" w:rsidRDefault="00013E6D" w:rsidP="00013E6D"/>
    <w:p w14:paraId="0177D96F" w14:textId="77777777" w:rsidR="00013E6D" w:rsidRPr="00385C9B" w:rsidRDefault="00013E6D" w:rsidP="00013E6D">
      <w:r w:rsidRPr="00385C9B">
        <w:t>Press Save</w:t>
      </w:r>
      <w:r>
        <w:t>.</w:t>
      </w:r>
    </w:p>
    <w:p w14:paraId="6DDD20C2" w14:textId="77777777" w:rsidR="00013E6D" w:rsidRPr="00385C9B" w:rsidRDefault="00013E6D" w:rsidP="00013E6D"/>
    <w:p w14:paraId="573E9D79" w14:textId="77777777" w:rsidR="00013E6D" w:rsidRDefault="00013E6D" w:rsidP="00013E6D">
      <w:r w:rsidRPr="00385C9B">
        <w:t xml:space="preserve">The data needs to be </w:t>
      </w:r>
      <w:r>
        <w:t>transferred</w:t>
      </w:r>
      <w:r w:rsidRPr="00385C9B">
        <w:t xml:space="preserve"> to the following directory: </w:t>
      </w:r>
    </w:p>
    <w:p w14:paraId="182C1F06" w14:textId="77777777" w:rsidR="00013E6D" w:rsidRDefault="00013E6D" w:rsidP="00013E6D"/>
    <w:p w14:paraId="6FAEEA84" w14:textId="77777777" w:rsidR="00013E6D" w:rsidRPr="0027384E" w:rsidRDefault="00013E6D" w:rsidP="00013E6D">
      <w:pPr>
        <w:rPr>
          <w:i/>
          <w:iCs/>
        </w:rPr>
      </w:pPr>
      <w:commentRangeStart w:id="74"/>
      <w:r w:rsidRPr="0027384E">
        <w:rPr>
          <w:i/>
          <w:iCs/>
        </w:rPr>
        <w:t>N:\SCI-SNM-DigitalCollections\DaSSCo\Digi App\Data\0.For checking</w:t>
      </w:r>
      <w:commentRangeEnd w:id="74"/>
      <w:r w:rsidR="00045654">
        <w:rPr>
          <w:rStyle w:val="CommentReference"/>
        </w:rPr>
        <w:commentReference w:id="74"/>
      </w:r>
    </w:p>
    <w:p w14:paraId="2467B2C8" w14:textId="77777777" w:rsidR="00013E6D" w:rsidRDefault="00013E6D" w:rsidP="00013E6D"/>
    <w:p w14:paraId="39425AA1" w14:textId="77777777" w:rsidR="00013E6D" w:rsidRDefault="00013E6D" w:rsidP="00013E6D">
      <w:r>
        <w:t xml:space="preserve">It is useful to have a </w:t>
      </w:r>
      <w:r w:rsidRPr="00A70F7A">
        <w:t xml:space="preserve">shortcut to the N:/ </w:t>
      </w:r>
      <w:proofErr w:type="gramStart"/>
      <w:r w:rsidRPr="00A70F7A">
        <w:t>drive is</w:t>
      </w:r>
      <w:proofErr w:type="gramEnd"/>
      <w:r w:rsidRPr="00A70F7A">
        <w:t xml:space="preserve"> accessible </w:t>
      </w:r>
      <w:r>
        <w:t xml:space="preserve">on </w:t>
      </w:r>
      <w:r w:rsidRPr="00A70F7A">
        <w:t>the desktop</w:t>
      </w:r>
      <w:r>
        <w:t>.</w:t>
      </w:r>
    </w:p>
    <w:p w14:paraId="419BA044" w14:textId="77777777" w:rsidR="00013E6D" w:rsidRPr="00385C9B" w:rsidRDefault="00013E6D" w:rsidP="00013E6D"/>
    <w:p w14:paraId="0A601903" w14:textId="77777777" w:rsidR="00013E6D" w:rsidRDefault="00013E6D" w:rsidP="00013E6D">
      <w:r w:rsidRPr="00385C9B">
        <w:t>If you do not have access to this</w:t>
      </w:r>
      <w:r>
        <w:t xml:space="preserve"> directory</w:t>
      </w:r>
      <w:r w:rsidRPr="00385C9B">
        <w:t xml:space="preserve">, please save the file locally (e.g., </w:t>
      </w:r>
      <w:r w:rsidRPr="00F41951">
        <w:rPr>
          <w:i/>
          <w:iCs/>
        </w:rPr>
        <w:t>C:\Users\Documents\DaSSCo\DigiApp\Data\ExportedDataFiles</w:t>
      </w:r>
      <w:r w:rsidRPr="00C9091B">
        <w:t xml:space="preserve"> if you are</w:t>
      </w:r>
      <w:r w:rsidRPr="00385C9B">
        <w:t xml:space="preserve"> working on the herbarium computer) and send it via email to Pip Brewer.</w:t>
      </w:r>
      <w:r>
        <w:t xml:space="preserve"> </w:t>
      </w:r>
    </w:p>
    <w:p w14:paraId="23AC466F" w14:textId="77777777" w:rsidR="00013E6D" w:rsidRDefault="00013E6D" w:rsidP="00013E6D"/>
    <w:p w14:paraId="2316C899" w14:textId="77777777" w:rsidR="00013E6D" w:rsidRDefault="00013E6D" w:rsidP="00013E6D">
      <w:pPr>
        <w:pStyle w:val="Heading3"/>
      </w:pPr>
      <w:bookmarkStart w:id="75" w:name="_Toc172621864"/>
      <w:r>
        <w:t>File name convention</w:t>
      </w:r>
      <w:bookmarkEnd w:id="75"/>
    </w:p>
    <w:p w14:paraId="3C1A58DE" w14:textId="77777777" w:rsidR="00013E6D" w:rsidRPr="00A70F7A" w:rsidRDefault="00013E6D" w:rsidP="00013E6D"/>
    <w:p w14:paraId="59D01AD5" w14:textId="77777777" w:rsidR="00013E6D" w:rsidRDefault="00013E6D" w:rsidP="00013E6D">
      <w:r>
        <w:t xml:space="preserve">The file naming convention is: </w:t>
      </w:r>
    </w:p>
    <w:p w14:paraId="1FA24395" w14:textId="77777777" w:rsidR="00013E6D" w:rsidRDefault="00013E6D" w:rsidP="00013E6D"/>
    <w:p w14:paraId="2F077BAE" w14:textId="77777777" w:rsidR="00013E6D" w:rsidRDefault="00013E6D" w:rsidP="00013E6D">
      <w:r>
        <w:t>[Collection name], [_</w:t>
      </w:r>
      <w:proofErr w:type="spellStart"/>
      <w:r>
        <w:t>yyyyMMdd_HH_MM</w:t>
      </w:r>
      <w:proofErr w:type="spellEnd"/>
      <w:r>
        <w:t>], [_initials of the digitizer], [ _original]</w:t>
      </w:r>
    </w:p>
    <w:p w14:paraId="4D207FCD" w14:textId="77777777" w:rsidR="00013E6D" w:rsidRDefault="00013E6D" w:rsidP="00013E6D"/>
    <w:p w14:paraId="72D3C126" w14:textId="77777777" w:rsidR="00013E6D" w:rsidRDefault="00013E6D" w:rsidP="00013E6D">
      <w:r>
        <w:t>Example:</w:t>
      </w:r>
    </w:p>
    <w:p w14:paraId="40A5BB4D" w14:textId="77777777" w:rsidR="00013E6D" w:rsidRDefault="00013E6D" w:rsidP="00013E6D">
      <w:r>
        <w:t>NHMD_Herba_20230621_14_05_MG_original.csv</w:t>
      </w:r>
    </w:p>
    <w:p w14:paraId="310F536A" w14:textId="77777777" w:rsidR="00013E6D" w:rsidRDefault="00013E6D" w:rsidP="00013E6D">
      <w:r w:rsidRPr="00F41951">
        <w:t>NHMD_PinnedInsects_2023</w:t>
      </w:r>
      <w:r>
        <w:t>0621</w:t>
      </w:r>
      <w:r w:rsidRPr="00F41951">
        <w:t>_</w:t>
      </w:r>
      <w:r>
        <w:t>14</w:t>
      </w:r>
      <w:r w:rsidRPr="00F41951">
        <w:t>_0</w:t>
      </w:r>
      <w:r>
        <w:t>5</w:t>
      </w:r>
      <w:r w:rsidRPr="00F41951">
        <w:t>_</w:t>
      </w:r>
      <w:r>
        <w:t>MG</w:t>
      </w:r>
      <w:r w:rsidRPr="00F41951">
        <w:t>_original</w:t>
      </w:r>
      <w:r>
        <w:t>.csv</w:t>
      </w:r>
    </w:p>
    <w:p w14:paraId="33FFC633" w14:textId="77777777" w:rsidR="00013E6D" w:rsidRDefault="00013E6D" w:rsidP="00013E6D"/>
    <w:p w14:paraId="7663714F" w14:textId="77777777" w:rsidR="00013E6D" w:rsidRDefault="00013E6D" w:rsidP="00013E6D">
      <w:pPr>
        <w:pBdr>
          <w:top w:val="single" w:sz="4" w:space="1" w:color="auto"/>
          <w:left w:val="single" w:sz="4" w:space="4" w:color="auto"/>
          <w:bottom w:val="single" w:sz="4" w:space="1" w:color="auto"/>
          <w:right w:val="single" w:sz="4" w:space="4" w:color="auto"/>
        </w:pBdr>
        <w:shd w:val="clear" w:color="auto" w:fill="F2F2F2" w:themeFill="background1" w:themeFillShade="F2"/>
        <w:rPr>
          <w:i/>
        </w:rPr>
      </w:pPr>
    </w:p>
    <w:p w14:paraId="5FFEDB48" w14:textId="77777777" w:rsidR="00013E6D" w:rsidRDefault="00013E6D" w:rsidP="00013E6D">
      <w:pPr>
        <w:pBdr>
          <w:top w:val="single" w:sz="4" w:space="1" w:color="auto"/>
          <w:left w:val="single" w:sz="4" w:space="4" w:color="auto"/>
          <w:bottom w:val="single" w:sz="4" w:space="1" w:color="auto"/>
          <w:right w:val="single" w:sz="4" w:space="4" w:color="auto"/>
        </w:pBdr>
        <w:shd w:val="clear" w:color="auto" w:fill="F2F2F2" w:themeFill="background1" w:themeFillShade="F2"/>
        <w:rPr>
          <w:i/>
        </w:rPr>
      </w:pPr>
      <w:r>
        <w:rPr>
          <w:i/>
        </w:rPr>
        <w:t>Final check</w:t>
      </w:r>
    </w:p>
    <w:p w14:paraId="4F2F5576" w14:textId="77777777" w:rsidR="00013E6D" w:rsidRDefault="00013E6D" w:rsidP="00013E6D">
      <w:pPr>
        <w:pBdr>
          <w:top w:val="single" w:sz="4" w:space="1" w:color="auto"/>
          <w:left w:val="single" w:sz="4" w:space="4" w:color="auto"/>
          <w:bottom w:val="single" w:sz="4" w:space="1" w:color="auto"/>
          <w:right w:val="single" w:sz="4" w:space="4" w:color="auto"/>
        </w:pBdr>
        <w:shd w:val="clear" w:color="auto" w:fill="F2F2F2" w:themeFill="background1" w:themeFillShade="F2"/>
        <w:rPr>
          <w:i/>
        </w:rPr>
      </w:pPr>
    </w:p>
    <w:p w14:paraId="65EE76D1" w14:textId="77777777" w:rsidR="00013E6D" w:rsidRDefault="00013E6D" w:rsidP="00013E6D">
      <w:pPr>
        <w:pBdr>
          <w:top w:val="single" w:sz="4" w:space="1" w:color="auto"/>
          <w:left w:val="single" w:sz="4" w:space="4" w:color="auto"/>
          <w:bottom w:val="single" w:sz="4" w:space="1" w:color="auto"/>
          <w:right w:val="single" w:sz="4" w:space="4" w:color="auto"/>
        </w:pBdr>
        <w:shd w:val="clear" w:color="auto" w:fill="F2F2F2" w:themeFill="background1" w:themeFillShade="F2"/>
      </w:pPr>
      <w:r>
        <w:t xml:space="preserve">We urge you to </w:t>
      </w:r>
      <w:proofErr w:type="gramStart"/>
      <w:r>
        <w:t>do</w:t>
      </w:r>
      <w:proofErr w:type="gramEnd"/>
      <w:r>
        <w:t xml:space="preserve"> a final comparison between the saved CSV file which can be viewed in a spreadsheet application, and the specimen table which you can see in the “</w:t>
      </w:r>
      <w:r w:rsidRPr="00A10E66">
        <w:t>DB Browser for SQLite</w:t>
      </w:r>
      <w:r>
        <w:t>” tool.</w:t>
      </w:r>
    </w:p>
    <w:p w14:paraId="08511FCC" w14:textId="77777777" w:rsidR="00013E6D" w:rsidRDefault="00013E6D" w:rsidP="00013E6D">
      <w:pPr>
        <w:pBdr>
          <w:top w:val="single" w:sz="4" w:space="1" w:color="auto"/>
          <w:left w:val="single" w:sz="4" w:space="4" w:color="auto"/>
          <w:bottom w:val="single" w:sz="4" w:space="1" w:color="auto"/>
          <w:right w:val="single" w:sz="4" w:space="4" w:color="auto"/>
        </w:pBdr>
        <w:shd w:val="clear" w:color="auto" w:fill="F2F2F2" w:themeFill="background1" w:themeFillShade="F2"/>
      </w:pPr>
    </w:p>
    <w:p w14:paraId="2B3D8FDB" w14:textId="77777777" w:rsidR="00013E6D" w:rsidRDefault="00013E6D" w:rsidP="00013E6D">
      <w:pPr>
        <w:pBdr>
          <w:top w:val="single" w:sz="4" w:space="1" w:color="auto"/>
          <w:left w:val="single" w:sz="4" w:space="4" w:color="auto"/>
          <w:bottom w:val="single" w:sz="4" w:space="1" w:color="auto"/>
          <w:right w:val="single" w:sz="4" w:space="4" w:color="auto"/>
        </w:pBdr>
        <w:shd w:val="clear" w:color="auto" w:fill="F2F2F2" w:themeFill="background1" w:themeFillShade="F2"/>
      </w:pPr>
      <w:proofErr w:type="gramStart"/>
      <w:r>
        <w:t>In order to</w:t>
      </w:r>
      <w:proofErr w:type="gramEnd"/>
      <w:r>
        <w:t xml:space="preserve"> view the data in the csv file in Excel. Open it up and select the column with the data in it. </w:t>
      </w:r>
    </w:p>
    <w:p w14:paraId="73C4879E" w14:textId="77777777" w:rsidR="00013E6D" w:rsidRDefault="00013E6D" w:rsidP="00013E6D">
      <w:pPr>
        <w:pBdr>
          <w:top w:val="single" w:sz="4" w:space="1" w:color="auto"/>
          <w:left w:val="single" w:sz="4" w:space="4" w:color="auto"/>
          <w:bottom w:val="single" w:sz="4" w:space="1" w:color="auto"/>
          <w:right w:val="single" w:sz="4" w:space="4" w:color="auto"/>
        </w:pBdr>
        <w:shd w:val="clear" w:color="auto" w:fill="F2F2F2" w:themeFill="background1" w:themeFillShade="F2"/>
      </w:pPr>
    </w:p>
    <w:p w14:paraId="5593A80A" w14:textId="77777777" w:rsidR="00013E6D" w:rsidRDefault="00013E6D" w:rsidP="00013E6D">
      <w:pPr>
        <w:pBdr>
          <w:top w:val="single" w:sz="4" w:space="1" w:color="auto"/>
          <w:left w:val="single" w:sz="4" w:space="4" w:color="auto"/>
          <w:bottom w:val="single" w:sz="4" w:space="1" w:color="auto"/>
          <w:right w:val="single" w:sz="4" w:space="4" w:color="auto"/>
        </w:pBdr>
        <w:shd w:val="clear" w:color="auto" w:fill="F2F2F2" w:themeFill="background1" w:themeFillShade="F2"/>
      </w:pPr>
      <w:r>
        <w:t>Navigate to the Data tab on the ribbon. Click on “Text to columns”.</w:t>
      </w:r>
    </w:p>
    <w:p w14:paraId="1CA27A5A" w14:textId="77777777" w:rsidR="00013E6D" w:rsidRDefault="00013E6D" w:rsidP="00013E6D">
      <w:pPr>
        <w:pBdr>
          <w:top w:val="single" w:sz="4" w:space="1" w:color="auto"/>
          <w:left w:val="single" w:sz="4" w:space="4" w:color="auto"/>
          <w:bottom w:val="single" w:sz="4" w:space="1" w:color="auto"/>
          <w:right w:val="single" w:sz="4" w:space="4" w:color="auto"/>
        </w:pBdr>
        <w:shd w:val="clear" w:color="auto" w:fill="F2F2F2" w:themeFill="background1" w:themeFillShade="F2"/>
      </w:pPr>
    </w:p>
    <w:p w14:paraId="203C85B2" w14:textId="77777777" w:rsidR="00013E6D" w:rsidRDefault="00013E6D" w:rsidP="00013E6D">
      <w:pPr>
        <w:pBdr>
          <w:top w:val="single" w:sz="4" w:space="1" w:color="auto"/>
          <w:left w:val="single" w:sz="4" w:space="4" w:color="auto"/>
          <w:bottom w:val="single" w:sz="4" w:space="1" w:color="auto"/>
          <w:right w:val="single" w:sz="4" w:space="4" w:color="auto"/>
        </w:pBdr>
        <w:shd w:val="clear" w:color="auto" w:fill="F2F2F2" w:themeFill="background1" w:themeFillShade="F2"/>
      </w:pPr>
      <w:r>
        <w:t xml:space="preserve">Choose delimited and then “Next”. “Semicolon” should be the only delimiter selected. </w:t>
      </w:r>
    </w:p>
    <w:p w14:paraId="4CE1BD94" w14:textId="77777777" w:rsidR="00013E6D" w:rsidRDefault="00013E6D" w:rsidP="00013E6D">
      <w:pPr>
        <w:pBdr>
          <w:top w:val="single" w:sz="4" w:space="1" w:color="auto"/>
          <w:left w:val="single" w:sz="4" w:space="4" w:color="auto"/>
          <w:bottom w:val="single" w:sz="4" w:space="1" w:color="auto"/>
          <w:right w:val="single" w:sz="4" w:space="4" w:color="auto"/>
        </w:pBdr>
        <w:shd w:val="clear" w:color="auto" w:fill="F2F2F2" w:themeFill="background1" w:themeFillShade="F2"/>
      </w:pPr>
    </w:p>
    <w:p w14:paraId="0B32AE49" w14:textId="77777777" w:rsidR="00013E6D" w:rsidRDefault="00013E6D" w:rsidP="00013E6D">
      <w:pPr>
        <w:pBdr>
          <w:top w:val="single" w:sz="4" w:space="1" w:color="auto"/>
          <w:left w:val="single" w:sz="4" w:space="4" w:color="auto"/>
          <w:bottom w:val="single" w:sz="4" w:space="1" w:color="auto"/>
          <w:right w:val="single" w:sz="4" w:space="4" w:color="auto"/>
        </w:pBdr>
        <w:shd w:val="clear" w:color="auto" w:fill="F2F2F2" w:themeFill="background1" w:themeFillShade="F2"/>
      </w:pPr>
      <w:r>
        <w:t>Press “Next” again and then “Finish”.</w:t>
      </w:r>
    </w:p>
    <w:p w14:paraId="3254DFFE" w14:textId="77777777" w:rsidR="00013E6D" w:rsidRDefault="00013E6D" w:rsidP="00013E6D">
      <w:pPr>
        <w:pBdr>
          <w:top w:val="single" w:sz="4" w:space="1" w:color="auto"/>
          <w:left w:val="single" w:sz="4" w:space="4" w:color="auto"/>
          <w:bottom w:val="single" w:sz="4" w:space="1" w:color="auto"/>
          <w:right w:val="single" w:sz="4" w:space="4" w:color="auto"/>
        </w:pBdr>
        <w:shd w:val="clear" w:color="auto" w:fill="F2F2F2" w:themeFill="background1" w:themeFillShade="F2"/>
      </w:pPr>
    </w:p>
    <w:p w14:paraId="7D21D2F6" w14:textId="77777777" w:rsidR="00013E6D" w:rsidRDefault="00013E6D" w:rsidP="00013E6D">
      <w:pPr>
        <w:pBdr>
          <w:top w:val="single" w:sz="4" w:space="1" w:color="auto"/>
          <w:left w:val="single" w:sz="4" w:space="4" w:color="auto"/>
          <w:bottom w:val="single" w:sz="4" w:space="1" w:color="auto"/>
          <w:right w:val="single" w:sz="4" w:space="4" w:color="auto"/>
        </w:pBdr>
        <w:shd w:val="clear" w:color="auto" w:fill="F2F2F2" w:themeFill="background1" w:themeFillShade="F2"/>
      </w:pPr>
      <w:r>
        <w:t>You should now be able to see the data in columns. Compare this with the data in the DB Browser for SQLite table.</w:t>
      </w:r>
    </w:p>
    <w:p w14:paraId="15A71058" w14:textId="77777777" w:rsidR="00013E6D" w:rsidRDefault="00013E6D" w:rsidP="00013E6D">
      <w:pPr>
        <w:pBdr>
          <w:top w:val="single" w:sz="4" w:space="1" w:color="auto"/>
          <w:left w:val="single" w:sz="4" w:space="4" w:color="auto"/>
          <w:bottom w:val="single" w:sz="4" w:space="1" w:color="auto"/>
          <w:right w:val="single" w:sz="4" w:space="4" w:color="auto"/>
        </w:pBdr>
        <w:shd w:val="clear" w:color="auto" w:fill="F2F2F2" w:themeFill="background1" w:themeFillShade="F2"/>
      </w:pPr>
    </w:p>
    <w:p w14:paraId="452AC5E0" w14:textId="77777777" w:rsidR="00013E6D" w:rsidRDefault="00013E6D" w:rsidP="00013E6D">
      <w:pPr>
        <w:pBdr>
          <w:top w:val="single" w:sz="4" w:space="1" w:color="auto"/>
          <w:left w:val="single" w:sz="4" w:space="4" w:color="auto"/>
          <w:bottom w:val="single" w:sz="4" w:space="1" w:color="auto"/>
          <w:right w:val="single" w:sz="4" w:space="4" w:color="auto"/>
        </w:pBdr>
        <w:shd w:val="clear" w:color="auto" w:fill="F2F2F2" w:themeFill="background1" w:themeFillShade="F2"/>
      </w:pPr>
      <w:r>
        <w:t>If everything looks fine, then just shut down the spreadsheet. I should be transferred as described above.</w:t>
      </w:r>
    </w:p>
    <w:p w14:paraId="14F60E46" w14:textId="77777777" w:rsidR="00013E6D" w:rsidRPr="00A10E66" w:rsidRDefault="00013E6D" w:rsidP="00013E6D">
      <w:pPr>
        <w:pBdr>
          <w:top w:val="single" w:sz="4" w:space="1" w:color="auto"/>
          <w:left w:val="single" w:sz="4" w:space="4" w:color="auto"/>
          <w:bottom w:val="single" w:sz="4" w:space="1" w:color="auto"/>
          <w:right w:val="single" w:sz="4" w:space="4" w:color="auto"/>
        </w:pBdr>
        <w:shd w:val="clear" w:color="auto" w:fill="F2F2F2" w:themeFill="background1" w:themeFillShade="F2"/>
      </w:pPr>
    </w:p>
    <w:p w14:paraId="3E8E5C7C" w14:textId="77777777" w:rsidR="00013E6D" w:rsidRDefault="00013E6D" w:rsidP="00013E6D"/>
    <w:p w14:paraId="767EDEB4" w14:textId="77777777" w:rsidR="00013E6D" w:rsidRDefault="00013E6D" w:rsidP="00013E6D">
      <w:r>
        <w:t>T</w:t>
      </w:r>
      <w:r w:rsidRPr="00204CFD">
        <w:t xml:space="preserve">he digitization content </w:t>
      </w:r>
      <w:r>
        <w:t>will be</w:t>
      </w:r>
      <w:r w:rsidRPr="00204CFD">
        <w:t xml:space="preserve"> transferred to Specify at </w:t>
      </w:r>
      <w:r>
        <w:t xml:space="preserve">regular intervals. </w:t>
      </w:r>
    </w:p>
    <w:p w14:paraId="7C32A18A" w14:textId="77777777" w:rsidR="00013E6D" w:rsidRDefault="00013E6D" w:rsidP="00013E6D"/>
    <w:p w14:paraId="3D6C189B" w14:textId="77777777" w:rsidR="00013E6D" w:rsidRDefault="00013E6D" w:rsidP="00013E6D">
      <w:r w:rsidRPr="00BF4116">
        <w:lastRenderedPageBreak/>
        <w:t xml:space="preserve">After you are </w:t>
      </w:r>
      <w:proofErr w:type="gramStart"/>
      <w:r w:rsidRPr="00BF4116">
        <w:t>absolutely sure</w:t>
      </w:r>
      <w:proofErr w:type="gramEnd"/>
      <w:r w:rsidRPr="00BF4116">
        <w:t xml:space="preserve"> that all of the data has been saved successfully as a csv file in the above directory, you can clear the SQL specimen database table (ONLY the specimen table).</w:t>
      </w:r>
      <w:r>
        <w:t xml:space="preserve"> </w:t>
      </w:r>
    </w:p>
    <w:p w14:paraId="347AA3A9" w14:textId="77777777" w:rsidR="00C973E1" w:rsidRDefault="00C973E1" w:rsidP="00013E6D"/>
    <w:p w14:paraId="76F8B451" w14:textId="623F610A" w:rsidR="00013E6D" w:rsidRDefault="00013E6D" w:rsidP="00013E6D">
      <w:r>
        <w:rPr>
          <w:noProof/>
          <w:lang w:val="da-DK" w:eastAsia="da-DK"/>
        </w:rPr>
        <mc:AlternateContent>
          <mc:Choice Requires="wps">
            <w:drawing>
              <wp:anchor distT="0" distB="0" distL="114300" distR="114300" simplePos="0" relativeHeight="251681792" behindDoc="0" locked="0" layoutInCell="1" allowOverlap="1" wp14:anchorId="6C4E52BF" wp14:editId="13C94C25">
                <wp:simplePos x="0" y="0"/>
                <wp:positionH relativeFrom="page">
                  <wp:align>left</wp:align>
                </wp:positionH>
                <wp:positionV relativeFrom="paragraph">
                  <wp:posOffset>263525</wp:posOffset>
                </wp:positionV>
                <wp:extent cx="7600950" cy="400050"/>
                <wp:effectExtent l="0" t="0" r="19050" b="19050"/>
                <wp:wrapNone/>
                <wp:docPr id="35" name="Rectangle 35"/>
                <wp:cNvGraphicFramePr/>
                <a:graphic xmlns:a="http://schemas.openxmlformats.org/drawingml/2006/main">
                  <a:graphicData uri="http://schemas.microsoft.com/office/word/2010/wordprocessingShape">
                    <wps:wsp>
                      <wps:cNvSpPr/>
                      <wps:spPr>
                        <a:xfrm>
                          <a:off x="0" y="0"/>
                          <a:ext cx="7600950" cy="400050"/>
                        </a:xfrm>
                        <a:prstGeom prst="rect">
                          <a:avLst/>
                        </a:prstGeom>
                        <a:solidFill>
                          <a:schemeClr val="accent1">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F2CCC9" id="Rectangle 35" o:spid="_x0000_s1026" style="position:absolute;margin-left:0;margin-top:20.75pt;width:598.5pt;height:31.5pt;z-index:25168179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" fillcolor="#d9e2f3 [660]" strokecolor="#1f3763 [1604]" strokeweight="1pt">
                <v:fill opacity="32896f"/>
                <w10:wrap anchorx="page"/>
              </v:rect>
            </w:pict>
          </mc:Fallback>
        </mc:AlternateContent>
      </w:r>
    </w:p>
    <w:p w14:paraId="3E2A889A" w14:textId="77777777" w:rsidR="00013E6D" w:rsidRDefault="00013E6D" w:rsidP="00013E6D"/>
    <w:p w14:paraId="00C75B7C" w14:textId="77777777" w:rsidR="00013E6D" w:rsidRDefault="00013E6D" w:rsidP="00013E6D">
      <w:pPr>
        <w:pStyle w:val="Heading3"/>
      </w:pPr>
      <w:bookmarkStart w:id="76" w:name="_Toc172621865"/>
      <w:r>
        <w:t>Clearing the data from the database following export</w:t>
      </w:r>
      <w:bookmarkEnd w:id="76"/>
    </w:p>
    <w:p w14:paraId="7B0D47DC" w14:textId="77777777" w:rsidR="00013E6D" w:rsidRDefault="00013E6D" w:rsidP="00013E6D"/>
    <w:p w14:paraId="478ABC62" w14:textId="77777777" w:rsidR="00013E6D" w:rsidRDefault="00013E6D" w:rsidP="00013E6D">
      <w:r>
        <w:t xml:space="preserve">The following steps should be performed </w:t>
      </w:r>
      <w:r w:rsidRPr="00A041B4">
        <w:rPr>
          <w:b/>
          <w:bCs/>
        </w:rPr>
        <w:t>after</w:t>
      </w:r>
      <w:r>
        <w:t xml:space="preserve"> you have exported the data and </w:t>
      </w:r>
      <w:r w:rsidRPr="00A041B4">
        <w:rPr>
          <w:b/>
          <w:bCs/>
        </w:rPr>
        <w:t>carefully check</w:t>
      </w:r>
      <w:r>
        <w:rPr>
          <w:b/>
          <w:bCs/>
        </w:rPr>
        <w:t xml:space="preserve">ed </w:t>
      </w:r>
      <w:r>
        <w:t>that it has been fully saved in the csv file.</w:t>
      </w:r>
    </w:p>
    <w:p w14:paraId="3069CB8D" w14:textId="77777777" w:rsidR="00013E6D" w:rsidRDefault="00013E6D" w:rsidP="00013E6D"/>
    <w:p w14:paraId="65B2B2CB" w14:textId="77777777" w:rsidR="00013E6D" w:rsidRDefault="00013E6D" w:rsidP="00013E6D">
      <w:pPr>
        <w:pStyle w:val="ListBullet"/>
        <w:numPr>
          <w:ilvl w:val="0"/>
          <w:numId w:val="0"/>
        </w:numPr>
        <w:ind w:left="360" w:hanging="360"/>
      </w:pPr>
      <w:r>
        <w:t>In DB Browser for SQLite, click the ‘Browse Data’ tab</w:t>
      </w:r>
    </w:p>
    <w:p w14:paraId="1381F608" w14:textId="77777777" w:rsidR="00013E6D" w:rsidRDefault="00013E6D" w:rsidP="00013E6D">
      <w:pPr>
        <w:pStyle w:val="ListBullet"/>
        <w:numPr>
          <w:ilvl w:val="0"/>
          <w:numId w:val="0"/>
        </w:numPr>
        <w:ind w:left="360" w:hanging="360"/>
      </w:pPr>
    </w:p>
    <w:p w14:paraId="7BC8540A" w14:textId="77777777" w:rsidR="00013E6D" w:rsidRDefault="00013E6D" w:rsidP="00013E6D">
      <w:pPr>
        <w:pStyle w:val="ListBullet"/>
        <w:numPr>
          <w:ilvl w:val="0"/>
          <w:numId w:val="0"/>
        </w:numPr>
        <w:ind w:left="360" w:hanging="360"/>
      </w:pPr>
      <w:r>
        <w:t xml:space="preserve">From the </w:t>
      </w:r>
      <w:proofErr w:type="gramStart"/>
      <w:r>
        <w:t>drop down</w:t>
      </w:r>
      <w:proofErr w:type="gramEnd"/>
      <w:r>
        <w:t xml:space="preserve"> menu (titled “Table”), select “specimen”</w:t>
      </w:r>
    </w:p>
    <w:p w14:paraId="4F4CFA3E" w14:textId="77777777" w:rsidR="00013E6D" w:rsidRDefault="00013E6D" w:rsidP="00013E6D">
      <w:pPr>
        <w:pStyle w:val="ListBullet"/>
        <w:numPr>
          <w:ilvl w:val="0"/>
          <w:numId w:val="0"/>
        </w:numPr>
        <w:ind w:left="360" w:hanging="360"/>
      </w:pPr>
    </w:p>
    <w:p w14:paraId="57290B0B" w14:textId="77777777" w:rsidR="00013E6D" w:rsidRDefault="00013E6D" w:rsidP="00013E6D">
      <w:pPr>
        <w:pStyle w:val="ListBullet"/>
        <w:numPr>
          <w:ilvl w:val="0"/>
          <w:numId w:val="0"/>
        </w:numPr>
        <w:ind w:left="360" w:hanging="360"/>
      </w:pPr>
      <w:r>
        <w:t xml:space="preserve">In the upper left corner left of the table header click that empty space (Red dot - see screen shot) </w:t>
      </w:r>
    </w:p>
    <w:p w14:paraId="5C997BC3" w14:textId="77777777" w:rsidR="00013E6D" w:rsidRDefault="00013E6D" w:rsidP="00013E6D">
      <w:pPr>
        <w:pStyle w:val="ListBullet"/>
        <w:numPr>
          <w:ilvl w:val="0"/>
          <w:numId w:val="0"/>
        </w:numPr>
        <w:ind w:left="360"/>
      </w:pPr>
    </w:p>
    <w:p w14:paraId="072DCEB8" w14:textId="77777777" w:rsidR="00013E6D" w:rsidRDefault="00013E6D" w:rsidP="00013E6D">
      <w:r>
        <w:rPr>
          <w:noProof/>
          <w:lang w:val="da-DK" w:eastAsia="da-DK"/>
        </w:rPr>
        <mc:AlternateContent>
          <mc:Choice Requires="wps">
            <w:drawing>
              <wp:anchor distT="0" distB="0" distL="114300" distR="114300" simplePos="0" relativeHeight="251678720" behindDoc="0" locked="0" layoutInCell="1" allowOverlap="1" wp14:anchorId="2C7AEA81" wp14:editId="02832026">
                <wp:simplePos x="0" y="0"/>
                <wp:positionH relativeFrom="column">
                  <wp:posOffset>-177165</wp:posOffset>
                </wp:positionH>
                <wp:positionV relativeFrom="paragraph">
                  <wp:posOffset>987425</wp:posOffset>
                </wp:positionV>
                <wp:extent cx="276225" cy="542925"/>
                <wp:effectExtent l="0" t="38100" r="47625" b="28575"/>
                <wp:wrapNone/>
                <wp:docPr id="29" name="Straight Arrow Connector 29"/>
                <wp:cNvGraphicFramePr/>
                <a:graphic xmlns:a="http://schemas.openxmlformats.org/drawingml/2006/main">
                  <a:graphicData uri="http://schemas.microsoft.com/office/word/2010/wordprocessingShape">
                    <wps:wsp>
                      <wps:cNvCnPr/>
                      <wps:spPr>
                        <a:xfrm flipV="1">
                          <a:off x="0" y="0"/>
                          <a:ext cx="2762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A426E0A" id="_x0000_t32" coordsize="21600,21600" o:spt="32" o:oned="t" path="m,l21600,21600e" filled="f">
                <v:path arrowok="t" fillok="f" o:connecttype="none"/>
                <o:lock v:ext="edit" shapetype="t"/>
              </v:shapetype>
              <v:shape id="Straight Arrow Connector 29" o:spid="_x0000_s1026" type="#_x0000_t32" style="position:absolute;margin-left:-13.95pt;margin-top:77.75pt;width:21.75pt;height:42.7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" strokecolor="black [3200]" strokeweight=".5pt">
                <v:stroke endarrow="block" joinstyle="miter"/>
              </v:shape>
            </w:pict>
          </mc:Fallback>
        </mc:AlternateContent>
      </w:r>
      <w:r>
        <w:rPr>
          <w:noProof/>
          <w:lang w:val="da-DK" w:eastAsia="da-DK"/>
        </w:rPr>
        <mc:AlternateContent>
          <mc:Choice Requires="wps">
            <w:drawing>
              <wp:anchor distT="0" distB="0" distL="114300" distR="114300" simplePos="0" relativeHeight="251680768" behindDoc="0" locked="0" layoutInCell="1" allowOverlap="1" wp14:anchorId="7B74F7A4" wp14:editId="514D445E">
                <wp:simplePos x="0" y="0"/>
                <wp:positionH relativeFrom="column">
                  <wp:posOffset>1394460</wp:posOffset>
                </wp:positionH>
                <wp:positionV relativeFrom="paragraph">
                  <wp:posOffset>251460</wp:posOffset>
                </wp:positionV>
                <wp:extent cx="598939" cy="270737"/>
                <wp:effectExtent l="19050" t="38100" r="29845" b="34290"/>
                <wp:wrapNone/>
                <wp:docPr id="68" name="Rounded Rectangle 33"/>
                <wp:cNvGraphicFramePr/>
                <a:graphic xmlns:a="http://schemas.openxmlformats.org/drawingml/2006/main">
                  <a:graphicData uri="http://schemas.microsoft.com/office/word/2010/wordprocessingShape">
                    <wps:wsp>
                      <wps:cNvSpPr/>
                      <wps:spPr>
                        <a:xfrm rot="200654">
                          <a:off x="0" y="0"/>
                          <a:ext cx="598939" cy="270737"/>
                        </a:xfrm>
                        <a:prstGeom prst="roundRect">
                          <a:avLst/>
                        </a:prstGeom>
                        <a:noFill/>
                        <a:ln w="12700" cap="flat" cmpd="sng" algn="ctr">
                          <a:solidFill>
                            <a:srgbClr val="FFC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B4DCB1" id="Rounded Rectangle 33" o:spid="_x0000_s1026" style="position:absolute;margin-left:109.8pt;margin-top:19.8pt;width:47.15pt;height:21.3pt;rotation:219168fd;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" filled="f" strokecolor="#ffc000" strokeweight="1pt"/>
            </w:pict>
          </mc:Fallback>
        </mc:AlternateContent>
      </w:r>
      <w:r>
        <w:rPr>
          <w:noProof/>
          <w:lang w:val="da-DK" w:eastAsia="da-DK"/>
        </w:rPr>
        <mc:AlternateContent>
          <mc:Choice Requires="wps">
            <w:drawing>
              <wp:anchor distT="0" distB="0" distL="114300" distR="114300" simplePos="0" relativeHeight="251679744" behindDoc="0" locked="0" layoutInCell="1" allowOverlap="1" wp14:anchorId="1C44A963" wp14:editId="1122E946">
                <wp:simplePos x="0" y="0"/>
                <wp:positionH relativeFrom="column">
                  <wp:posOffset>1384935</wp:posOffset>
                </wp:positionH>
                <wp:positionV relativeFrom="paragraph">
                  <wp:posOffset>278130</wp:posOffset>
                </wp:positionV>
                <wp:extent cx="600075" cy="238125"/>
                <wp:effectExtent l="19050" t="38100" r="28575" b="47625"/>
                <wp:wrapNone/>
                <wp:docPr id="69" name="Rounded Rectangle 30"/>
                <wp:cNvGraphicFramePr/>
                <a:graphic xmlns:a="http://schemas.openxmlformats.org/drawingml/2006/main">
                  <a:graphicData uri="http://schemas.microsoft.com/office/word/2010/wordprocessingShape">
                    <wps:wsp>
                      <wps:cNvSpPr/>
                      <wps:spPr>
                        <a:xfrm rot="268971">
                          <a:off x="0" y="0"/>
                          <a:ext cx="600075" cy="238125"/>
                        </a:xfrm>
                        <a:prstGeom prst="roundRect">
                          <a:avLst/>
                        </a:prstGeom>
                        <a:noFill/>
                        <a:ln w="9525" cap="flat" cmpd="sng" algn="ctr">
                          <a:solidFill>
                            <a:srgbClr val="FFC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4B68A3" id="Rounded Rectangle 30" o:spid="_x0000_s1026" style="position:absolute;margin-left:109.05pt;margin-top:21.9pt;width:47.25pt;height:18.75pt;rotation:293788fd;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" filled="f" strokecolor="#ffc000"/>
            </w:pict>
          </mc:Fallback>
        </mc:AlternateContent>
      </w:r>
      <w:r>
        <w:rPr>
          <w:noProof/>
          <w:lang w:val="da-DK" w:eastAsia="da-DK"/>
        </w:rPr>
        <w:drawing>
          <wp:inline distT="0" distB="0" distL="0" distR="0" wp14:anchorId="035BDFA6" wp14:editId="769FA623">
            <wp:extent cx="5795496" cy="324802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10266" cy="3256303"/>
                    </a:xfrm>
                    <a:prstGeom prst="rect">
                      <a:avLst/>
                    </a:prstGeom>
                  </pic:spPr>
                </pic:pic>
              </a:graphicData>
            </a:graphic>
          </wp:inline>
        </w:drawing>
      </w:r>
    </w:p>
    <w:p w14:paraId="03602B62" w14:textId="77777777" w:rsidR="00013E6D" w:rsidRDefault="00013E6D" w:rsidP="00013E6D"/>
    <w:p w14:paraId="1B6D0D78" w14:textId="77777777" w:rsidR="00013E6D" w:rsidRDefault="00013E6D" w:rsidP="00013E6D">
      <w:pPr>
        <w:pStyle w:val="ListBullet"/>
        <w:numPr>
          <w:ilvl w:val="0"/>
          <w:numId w:val="0"/>
        </w:numPr>
        <w:ind w:left="360" w:hanging="360"/>
      </w:pPr>
      <w:r>
        <w:t>This action will select every record in the specimen table.</w:t>
      </w:r>
    </w:p>
    <w:p w14:paraId="41AA7748" w14:textId="77777777" w:rsidR="00013E6D" w:rsidRDefault="00013E6D" w:rsidP="00013E6D">
      <w:pPr>
        <w:pStyle w:val="ListBullet"/>
        <w:numPr>
          <w:ilvl w:val="0"/>
          <w:numId w:val="0"/>
        </w:numPr>
        <w:ind w:left="360" w:hanging="360"/>
      </w:pPr>
    </w:p>
    <w:p w14:paraId="43AED1F5" w14:textId="77777777" w:rsidR="00013E6D" w:rsidRDefault="00013E6D" w:rsidP="00013E6D">
      <w:pPr>
        <w:pStyle w:val="ListBullet"/>
        <w:numPr>
          <w:ilvl w:val="0"/>
          <w:numId w:val="0"/>
        </w:numPr>
        <w:ind w:left="360" w:hanging="360"/>
      </w:pPr>
      <w:r>
        <w:t>Now press the ‘delete’ key on the keyboard. The records will disappear.</w:t>
      </w:r>
    </w:p>
    <w:p w14:paraId="24B984D0" w14:textId="77777777" w:rsidR="00013E6D" w:rsidRDefault="00013E6D" w:rsidP="00013E6D">
      <w:pPr>
        <w:pStyle w:val="ListBullet"/>
        <w:numPr>
          <w:ilvl w:val="0"/>
          <w:numId w:val="0"/>
        </w:numPr>
        <w:ind w:left="360" w:hanging="360"/>
      </w:pPr>
    </w:p>
    <w:p w14:paraId="7C28ED1C" w14:textId="77777777" w:rsidR="00013E6D" w:rsidRDefault="00013E6D" w:rsidP="00013E6D">
      <w:pPr>
        <w:pStyle w:val="ListBullet"/>
        <w:numPr>
          <w:ilvl w:val="0"/>
          <w:numId w:val="0"/>
        </w:numPr>
      </w:pPr>
      <w:r>
        <w:t>To persist this deletion, you must press the ‘Write Changes’ button in the upper bar (framed in orange).</w:t>
      </w:r>
    </w:p>
    <w:p w14:paraId="491D4B4D" w14:textId="77777777" w:rsidR="00013E6D" w:rsidRDefault="00013E6D" w:rsidP="00013E6D">
      <w:r>
        <w:br w:type="page"/>
      </w:r>
    </w:p>
    <w:bookmarkStart w:id="77" w:name="_Ref125980309"/>
    <w:bookmarkStart w:id="78" w:name="_Toc172621866"/>
    <w:p w14:paraId="03DE93D4" w14:textId="77777777" w:rsidR="00013E6D" w:rsidRDefault="00013E6D" w:rsidP="00013E6D">
      <w:pPr>
        <w:pStyle w:val="Heading2"/>
      </w:pPr>
      <w:r>
        <w:rPr>
          <w:noProof/>
          <w:lang w:val="da-DK" w:eastAsia="da-DK"/>
        </w:rPr>
        <w:lastRenderedPageBreak/>
        <mc:AlternateContent>
          <mc:Choice Requires="wps">
            <w:drawing>
              <wp:anchor distT="0" distB="0" distL="114300" distR="114300" simplePos="0" relativeHeight="251667456" behindDoc="0" locked="0" layoutInCell="1" allowOverlap="1" wp14:anchorId="65B58DD0" wp14:editId="010E6392">
                <wp:simplePos x="0" y="0"/>
                <wp:positionH relativeFrom="page">
                  <wp:posOffset>-80010</wp:posOffset>
                </wp:positionH>
                <wp:positionV relativeFrom="paragraph">
                  <wp:posOffset>-153035</wp:posOffset>
                </wp:positionV>
                <wp:extent cx="7893050" cy="501650"/>
                <wp:effectExtent l="0" t="0" r="12700" b="12700"/>
                <wp:wrapNone/>
                <wp:docPr id="47" name="Rectangle 47"/>
                <wp:cNvGraphicFramePr/>
                <a:graphic xmlns:a="http://schemas.openxmlformats.org/drawingml/2006/main">
                  <a:graphicData uri="http://schemas.microsoft.com/office/word/2010/wordprocessingShape">
                    <wps:wsp>
                      <wps:cNvSpPr/>
                      <wps:spPr>
                        <a:xfrm>
                          <a:off x="0" y="0"/>
                          <a:ext cx="7893050" cy="501650"/>
                        </a:xfrm>
                        <a:prstGeom prst="rect">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3492" id="Rectangle 47" o:spid="_x0000_s1026" style="position:absolute;margin-left:-6.3pt;margin-top:-12.05pt;width:621.5pt;height:39.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" fillcolor="#4472c4 [3204]" strokecolor="#1f3763 [1604]" strokeweight="1pt">
                <v:fill opacity="32896f"/>
                <w10:wrap anchorx="page"/>
              </v:rect>
            </w:pict>
          </mc:Fallback>
        </mc:AlternateContent>
      </w:r>
      <w:r>
        <w:t>Troubleshooting</w:t>
      </w:r>
      <w:bookmarkEnd w:id="77"/>
      <w:bookmarkEnd w:id="78"/>
    </w:p>
    <w:p w14:paraId="0CD9F11A" w14:textId="77777777" w:rsidR="00013E6D" w:rsidRDefault="00013E6D" w:rsidP="00013E6D"/>
    <w:p w14:paraId="2003380E" w14:textId="77777777" w:rsidR="00013E6D" w:rsidRDefault="00013E6D" w:rsidP="00013E6D"/>
    <w:p w14:paraId="368A411C" w14:textId="11D596B4" w:rsidR="00013E6D" w:rsidRPr="00121B76" w:rsidRDefault="00013E6D" w:rsidP="00013E6D">
      <w:pPr>
        <w:rPr>
          <w:b/>
          <w:bCs/>
        </w:rPr>
      </w:pPr>
      <w:r w:rsidRPr="00121B76">
        <w:rPr>
          <w:b/>
          <w:bCs/>
        </w:rPr>
        <w:t>If you have any questions</w:t>
      </w:r>
      <w:r>
        <w:rPr>
          <w:b/>
          <w:bCs/>
        </w:rPr>
        <w:t xml:space="preserve">, </w:t>
      </w:r>
      <w:r w:rsidRPr="00121B76">
        <w:rPr>
          <w:b/>
          <w:bCs/>
        </w:rPr>
        <w:t>comments</w:t>
      </w:r>
      <w:r>
        <w:rPr>
          <w:b/>
          <w:bCs/>
        </w:rPr>
        <w:t xml:space="preserve"> or suggestions on the App</w:t>
      </w:r>
      <w:r w:rsidRPr="00121B76">
        <w:rPr>
          <w:b/>
          <w:bCs/>
        </w:rPr>
        <w:t xml:space="preserve">, please </w:t>
      </w:r>
      <w:r>
        <w:rPr>
          <w:b/>
          <w:bCs/>
        </w:rPr>
        <w:t>post</w:t>
      </w:r>
      <w:r w:rsidRPr="00121B76">
        <w:rPr>
          <w:b/>
          <w:bCs/>
        </w:rPr>
        <w:t xml:space="preserve"> these </w:t>
      </w:r>
      <w:r>
        <w:rPr>
          <w:b/>
          <w:bCs/>
        </w:rPr>
        <w:t>on the</w:t>
      </w:r>
      <w:r w:rsidRPr="00121B76">
        <w:rPr>
          <w:b/>
          <w:bCs/>
        </w:rPr>
        <w:t xml:space="preserve"> Slack “</w:t>
      </w:r>
      <w:proofErr w:type="spellStart"/>
      <w:r>
        <w:rPr>
          <w:b/>
          <w:bCs/>
        </w:rPr>
        <w:t>NHMDDigiColl</w:t>
      </w:r>
      <w:proofErr w:type="spellEnd"/>
      <w:r w:rsidRPr="00121B76">
        <w:rPr>
          <w:b/>
          <w:bCs/>
        </w:rPr>
        <w:t>” account</w:t>
      </w:r>
      <w:r>
        <w:rPr>
          <w:b/>
          <w:bCs/>
        </w:rPr>
        <w:t xml:space="preserve"> (</w:t>
      </w:r>
      <w:proofErr w:type="spellStart"/>
      <w:r>
        <w:rPr>
          <w:b/>
          <w:bCs/>
        </w:rPr>
        <w:t>dassco</w:t>
      </w:r>
      <w:proofErr w:type="spellEnd"/>
      <w:r>
        <w:rPr>
          <w:b/>
          <w:bCs/>
        </w:rPr>
        <w:t>-digitization-app channel)</w:t>
      </w:r>
      <w:r w:rsidR="00C973E1">
        <w:rPr>
          <w:b/>
          <w:bCs/>
        </w:rPr>
        <w:t xml:space="preserve"> or “All DaSSCo Digitization” account (general channel)</w:t>
      </w:r>
      <w:r w:rsidRPr="00121B76">
        <w:rPr>
          <w:b/>
          <w:bCs/>
        </w:rPr>
        <w:t>.</w:t>
      </w:r>
    </w:p>
    <w:p w14:paraId="70F0A8B5" w14:textId="77777777" w:rsidR="00013E6D" w:rsidRDefault="00013E6D" w:rsidP="00013E6D"/>
    <w:p w14:paraId="5B852A47" w14:textId="77777777" w:rsidR="00013E6D" w:rsidRDefault="00013E6D" w:rsidP="00013E6D">
      <w:r>
        <w:t xml:space="preserve">There are still a few bugs with this App which we are working on to resolve. However, it is fine to digitize using this version. We will continue to work on the App, not only to fix the bugs but also to provide new features to make it easier to use. We welcome feedback. We </w:t>
      </w:r>
      <w:proofErr w:type="gramStart"/>
      <w:r>
        <w:t>are however</w:t>
      </w:r>
      <w:proofErr w:type="gramEnd"/>
      <w:r>
        <w:t xml:space="preserve"> limited in the resources we can spend on developing the app and so it is necessary to prioritize requests. </w:t>
      </w:r>
    </w:p>
    <w:p w14:paraId="1EB3CFD2" w14:textId="77777777" w:rsidR="00013E6D" w:rsidRDefault="00013E6D" w:rsidP="00013E6D"/>
    <w:p w14:paraId="73385F96" w14:textId="3B20B181" w:rsidR="00013E6D" w:rsidRDefault="00013E6D" w:rsidP="00013E6D">
      <w:r w:rsidRPr="00910622">
        <w:rPr>
          <w:i/>
          <w:iCs/>
        </w:rPr>
        <w:t xml:space="preserve">Navigation </w:t>
      </w:r>
      <w:r>
        <w:rPr>
          <w:i/>
          <w:iCs/>
        </w:rPr>
        <w:t>issues</w:t>
      </w:r>
      <w:r>
        <w:t xml:space="preserve">. Please be aware that you </w:t>
      </w:r>
      <w:r w:rsidRPr="00846446">
        <w:t xml:space="preserve">will need to clear </w:t>
      </w:r>
      <w:r>
        <w:t xml:space="preserve">the form or use the Go-forward button all the way to the first record plus one step further to prepare the app for a </w:t>
      </w:r>
      <w:r w:rsidRPr="00A70F7A">
        <w:rPr>
          <w:b/>
        </w:rPr>
        <w:t>new</w:t>
      </w:r>
      <w:r>
        <w:t xml:space="preserve"> record. Many times, the already entered data applies to the next specimen except for the barcode. It is nice to have the option of reusing data where appropriate.</w:t>
      </w:r>
    </w:p>
    <w:p w14:paraId="54B7F574" w14:textId="77777777" w:rsidR="00013E6D" w:rsidRDefault="00013E6D" w:rsidP="00013E6D"/>
    <w:p w14:paraId="305035A3" w14:textId="77777777" w:rsidR="00013E6D" w:rsidRDefault="00013E6D" w:rsidP="00013E6D">
      <w:r>
        <w:t>The Clear-form button is for removing form data for when the upcoming specimen container has different data.</w:t>
      </w:r>
    </w:p>
    <w:p w14:paraId="10268788" w14:textId="77777777" w:rsidR="00013E6D" w:rsidRDefault="00013E6D" w:rsidP="00013E6D"/>
    <w:p w14:paraId="312A33AA" w14:textId="68D6AD34" w:rsidR="00013E6D" w:rsidRDefault="00013E6D" w:rsidP="00013E6D">
      <w:pPr>
        <w:pBdr>
          <w:bottom w:val="single" w:sz="12" w:space="1" w:color="auto"/>
        </w:pBdr>
      </w:pPr>
      <w:r w:rsidRPr="002556B2">
        <w:rPr>
          <w:i/>
          <w:iCs/>
        </w:rPr>
        <w:t>Unwanted fields.</w:t>
      </w:r>
      <w:r>
        <w:t xml:space="preserve"> In some cases, there may be fields in the App which are not needed in a particular context. In future iterations of the App, we hope to be able to make it possible to customize the fields that you can view. However, </w:t>
      </w:r>
      <w:proofErr w:type="gramStart"/>
      <w:r>
        <w:t>in order to</w:t>
      </w:r>
      <w:proofErr w:type="gramEnd"/>
      <w:r>
        <w:t xml:space="preserve"> release a functional App to start testing and digitizing it was necessary to prioritize what is developed first. In this case, the App will still function with these fields present</w:t>
      </w:r>
      <w:r w:rsidR="00C973E1">
        <w:t>,</w:t>
      </w:r>
      <w:r>
        <w:t xml:space="preserve"> and they can be ignored and so this has not been a priority feature for the first version of the App. </w:t>
      </w:r>
    </w:p>
    <w:p w14:paraId="3B0CD0A2" w14:textId="77777777" w:rsidR="00013E6D" w:rsidRDefault="00013E6D" w:rsidP="00013E6D">
      <w:pPr>
        <w:pBdr>
          <w:bottom w:val="single" w:sz="12" w:space="1" w:color="auto"/>
        </w:pBdr>
        <w:tabs>
          <w:tab w:val="left" w:pos="5550"/>
        </w:tabs>
      </w:pPr>
      <w:r>
        <w:tab/>
      </w:r>
    </w:p>
    <w:p w14:paraId="75ACA274" w14:textId="77777777" w:rsidR="00013E6D" w:rsidRDefault="00013E6D" w:rsidP="00013E6D">
      <w:pPr>
        <w:pBdr>
          <w:bottom w:val="single" w:sz="12" w:space="1" w:color="auto"/>
        </w:pBdr>
        <w:tabs>
          <w:tab w:val="left" w:pos="5550"/>
        </w:tabs>
      </w:pPr>
    </w:p>
    <w:p w14:paraId="7AE1208B" w14:textId="77777777" w:rsidR="00013E6D" w:rsidRDefault="00013E6D" w:rsidP="00013E6D"/>
    <w:p w14:paraId="0F2C736B" w14:textId="77777777" w:rsidR="004932EB" w:rsidRDefault="004932EB"/>
    <w:sectPr w:rsidR="004932EB" w:rsidSect="0039283C">
      <w:headerReference w:type="default" r:id="rId46"/>
      <w:pgSz w:w="11906" w:h="16838"/>
      <w:pgMar w:top="720" w:right="1134" w:bottom="720"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1" w:author="Sara Inunnguaq Kleist Stenz" w:date="2024-01-23T14:17:00Z" w:initials="SIKS">
    <w:p w14:paraId="7A6D2D54" w14:textId="77777777" w:rsidR="00B8664E" w:rsidRDefault="00B8664E" w:rsidP="00B8664E">
      <w:pPr>
        <w:pStyle w:val="CommentText"/>
      </w:pPr>
      <w:r>
        <w:rPr>
          <w:rStyle w:val="CommentReference"/>
        </w:rPr>
        <w:annotationRef/>
      </w:r>
      <w:r>
        <w:t>How?</w:t>
      </w:r>
    </w:p>
  </w:comment>
  <w:comment w:id="12" w:author="Jan Krzysztof Legind" w:date="2024-01-25T12:31:00Z" w:initials="JKL">
    <w:p w14:paraId="706B865D" w14:textId="7ACB2921" w:rsidR="00C2698B" w:rsidRDefault="00C2698B">
      <w:pPr>
        <w:pStyle w:val="CommentText"/>
      </w:pPr>
      <w:r>
        <w:rPr>
          <w:rStyle w:val="CommentReference"/>
        </w:rPr>
        <w:annotationRef/>
      </w:r>
      <w:r>
        <w:t xml:space="preserve">You just copy the db.sqlite3 file from folder: </w:t>
      </w:r>
      <w:r w:rsidRPr="00C2698B">
        <w:t>C:\Users\bxq762\OneDrive - University of Copenhagen\Documents\DaSSCo</w:t>
      </w:r>
      <w:r>
        <w:t xml:space="preserve"> to a secure location. Perhaps the H or the N drive. This is something you must discuss among yourselves.</w:t>
      </w:r>
    </w:p>
    <w:p w14:paraId="5EF5DA30" w14:textId="77777777" w:rsidR="00C2698B" w:rsidRDefault="00C2698B">
      <w:pPr>
        <w:pStyle w:val="CommentText"/>
      </w:pPr>
    </w:p>
  </w:comment>
  <w:comment w:id="13" w:author="Sara Inunnguaq Kleist Stenz" w:date="2024-01-23T14:13:00Z" w:initials="SIKS">
    <w:p w14:paraId="6F7D314E" w14:textId="77777777" w:rsidR="0036149C" w:rsidRDefault="0036149C" w:rsidP="0036149C">
      <w:pPr>
        <w:pStyle w:val="CommentText"/>
      </w:pPr>
      <w:r>
        <w:rPr>
          <w:rStyle w:val="CommentReference"/>
        </w:rPr>
        <w:annotationRef/>
      </w:r>
      <w:r>
        <w:t>Is it necessary to login to the personal account if it is only the Digi App that needs to be updated?</w:t>
      </w:r>
    </w:p>
    <w:p w14:paraId="57C0EB45" w14:textId="3DB54DF9" w:rsidR="00C2698B" w:rsidRDefault="00C2698B" w:rsidP="0036149C">
      <w:pPr>
        <w:pStyle w:val="CommentText"/>
      </w:pPr>
    </w:p>
  </w:comment>
  <w:comment w:id="14" w:author="Jan Krzysztof Legind" w:date="2024-01-25T12:35:00Z" w:initials="JKL">
    <w:p w14:paraId="7A49FB7A" w14:textId="4EAA0311" w:rsidR="00C2698B" w:rsidRDefault="00C2698B">
      <w:pPr>
        <w:pStyle w:val="CommentText"/>
      </w:pPr>
      <w:r>
        <w:rPr>
          <w:rStyle w:val="CommentReference"/>
        </w:rPr>
        <w:annotationRef/>
      </w:r>
      <w:r>
        <w:t>Good question – perhaps you need only to move the installation file to the N drive as described on page 3.</w:t>
      </w:r>
    </w:p>
  </w:comment>
  <w:comment w:id="15" w:author="Jan Krzysztof Legind" w:date="2024-01-25T12:37:00Z" w:initials="JKL">
    <w:p w14:paraId="1B34094A" w14:textId="77777777" w:rsidR="00C2698B" w:rsidRDefault="00C2698B">
      <w:pPr>
        <w:pStyle w:val="CommentText"/>
      </w:pPr>
      <w:r>
        <w:rPr>
          <w:rStyle w:val="CommentReference"/>
        </w:rPr>
        <w:annotationRef/>
      </w:r>
      <w:r>
        <w:t>Please test this yourself on a digitizer machine.</w:t>
      </w:r>
    </w:p>
    <w:p w14:paraId="492E1D45" w14:textId="35FF38D5" w:rsidR="00C2698B" w:rsidRDefault="00C2698B">
      <w:pPr>
        <w:pStyle w:val="CommentText"/>
      </w:pPr>
    </w:p>
  </w:comment>
  <w:comment w:id="74" w:author="Sara Inunnguaq Kleist Stenz" w:date="2024-04-16T14:30:00Z" w:initials="SIKS">
    <w:p w14:paraId="0480CE45" w14:textId="77777777" w:rsidR="00045654" w:rsidRDefault="00045654" w:rsidP="00045654">
      <w:pPr>
        <w:pStyle w:val="CommentText"/>
      </w:pPr>
      <w:r>
        <w:rPr>
          <w:rStyle w:val="CommentReference"/>
        </w:rPr>
        <w:annotationRef/>
      </w:r>
      <w: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A6D2D54" w15:done="0"/>
  <w15:commentEx w15:paraId="5EF5DA30" w15:paraIdParent="7A6D2D54" w15:done="0"/>
  <w15:commentEx w15:paraId="57C0EB45" w15:done="0"/>
  <w15:commentEx w15:paraId="7A49FB7A" w15:paraIdParent="57C0EB45" w15:done="0"/>
  <w15:commentEx w15:paraId="492E1D45" w15:paraIdParent="57C0EB45" w15:done="0"/>
  <w15:commentEx w15:paraId="0480CE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EDF6630" w16cex:dateUtc="2024-01-23T13:17:00Z"/>
  <w16cex:commentExtensible w16cex:durableId="3B662EC2" w16cex:dateUtc="2024-01-23T13:13:00Z"/>
  <w16cex:commentExtensible w16cex:durableId="0BCABC70" w16cex:dateUtc="2024-04-16T1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A6D2D54" w16cid:durableId="5EDF6630"/>
  <w16cid:commentId w16cid:paraId="5EF5DA30" w16cid:durableId="5D69021E"/>
  <w16cid:commentId w16cid:paraId="57C0EB45" w16cid:durableId="3B662EC2"/>
  <w16cid:commentId w16cid:paraId="7A49FB7A" w16cid:durableId="3D369399"/>
  <w16cid:commentId w16cid:paraId="492E1D45" w16cid:durableId="1DA63A68"/>
  <w16cid:commentId w16cid:paraId="0480CE45" w16cid:durableId="0BCABC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B952E5" w14:textId="77777777" w:rsidR="0039283C" w:rsidRDefault="0039283C" w:rsidP="00013E6D">
      <w:r>
        <w:separator/>
      </w:r>
    </w:p>
  </w:endnote>
  <w:endnote w:type="continuationSeparator" w:id="0">
    <w:p w14:paraId="711C7FE3" w14:textId="77777777" w:rsidR="0039283C" w:rsidRDefault="0039283C" w:rsidP="00013E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339B62" w14:textId="77777777" w:rsidR="0039283C" w:rsidRDefault="0039283C" w:rsidP="00013E6D">
      <w:r>
        <w:separator/>
      </w:r>
    </w:p>
  </w:footnote>
  <w:footnote w:type="continuationSeparator" w:id="0">
    <w:p w14:paraId="45932B46" w14:textId="77777777" w:rsidR="0039283C" w:rsidRDefault="0039283C" w:rsidP="00013E6D">
      <w:r>
        <w:continuationSeparator/>
      </w:r>
    </w:p>
  </w:footnote>
  <w:footnote w:id="1">
    <w:p w14:paraId="2E0719C1" w14:textId="77777777" w:rsidR="00013E6D" w:rsidRPr="00D42A90" w:rsidRDefault="00013E6D" w:rsidP="00013E6D">
      <w:pPr>
        <w:pStyle w:val="FootnoteText"/>
      </w:pPr>
      <w:r>
        <w:rPr>
          <w:rStyle w:val="FootnoteReference"/>
        </w:rPr>
        <w:footnoteRef/>
      </w:r>
      <w:r>
        <w:t xml:space="preserve">Technical note: </w:t>
      </w:r>
      <w:r w:rsidRPr="00D42A90">
        <w:t>The ID is a hash value of the timestamp which goes down to microsecond</w:t>
      </w:r>
      <w:r>
        <w:t>s. In itself this is a good unique value. In the very unlikely case that two digitizers were to mint an ID at the exact same time down to microsecond, there is going to be a collision which is why a random number is concatenated to this hash value.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2351194"/>
      <w:docPartObj>
        <w:docPartGallery w:val="Page Numbers (Top of Page)"/>
        <w:docPartUnique/>
      </w:docPartObj>
    </w:sdtPr>
    <w:sdtEndPr/>
    <w:sdtContent>
      <w:p w14:paraId="6173D961" w14:textId="14096A3C" w:rsidR="00CD2F16" w:rsidRDefault="00CD2F16">
        <w:pPr>
          <w:pStyle w:val="Header"/>
          <w:jc w:val="right"/>
        </w:pPr>
        <w:r>
          <w:fldChar w:fldCharType="begin"/>
        </w:r>
        <w:r>
          <w:instrText>PAGE   \* MERGEFORMAT</w:instrText>
        </w:r>
        <w:r>
          <w:fldChar w:fldCharType="separate"/>
        </w:r>
        <w:r w:rsidR="00C2698B" w:rsidRPr="00C2698B">
          <w:rPr>
            <w:noProof/>
            <w:lang w:val="da-DK"/>
          </w:rPr>
          <w:t>13</w:t>
        </w:r>
        <w:r>
          <w:fldChar w:fldCharType="end"/>
        </w:r>
      </w:p>
    </w:sdtContent>
  </w:sdt>
  <w:p w14:paraId="34673708" w14:textId="77777777" w:rsidR="00CD2F16" w:rsidRDefault="00CD2F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09926430"/>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E622A9A"/>
    <w:lvl w:ilvl="0">
      <w:start w:val="1"/>
      <w:numFmt w:val="bullet"/>
      <w:pStyle w:val="ListBullet"/>
      <w:lvlText w:val=""/>
      <w:lvlJc w:val="left"/>
      <w:pPr>
        <w:tabs>
          <w:tab w:val="num" w:pos="360"/>
        </w:tabs>
        <w:ind w:left="360" w:hanging="360"/>
      </w:pPr>
      <w:rPr>
        <w:rFonts w:ascii="Symbol" w:hAnsi="Symbol" w:hint="default"/>
        <w:sz w:val="20"/>
        <w:szCs w:val="20"/>
      </w:rPr>
    </w:lvl>
  </w:abstractNum>
  <w:abstractNum w:abstractNumId="2" w15:restartNumberingAfterBreak="0">
    <w:nsid w:val="662E3DFA"/>
    <w:multiLevelType w:val="hybridMultilevel"/>
    <w:tmpl w:val="BEC07F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059942611">
    <w:abstractNumId w:val="1"/>
  </w:num>
  <w:num w:numId="2" w16cid:durableId="902957137">
    <w:abstractNumId w:val="0"/>
  </w:num>
  <w:num w:numId="3" w16cid:durableId="106144374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ra Inunnguaq Kleist Stenz">
    <w15:presenceInfo w15:providerId="AD" w15:userId="S::nms419@ku.dk::04f045b0-afd0-45e5-94f5-b4e39aac5493"/>
  </w15:person>
  <w15:person w15:author="Jan Krzysztof Legind">
    <w15:presenceInfo w15:providerId="AD" w15:userId="S-1-5-21-1111707740-1469251426-2251862497-351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3E6D"/>
    <w:rsid w:val="00013E6D"/>
    <w:rsid w:val="00032ACB"/>
    <w:rsid w:val="000367D5"/>
    <w:rsid w:val="00045654"/>
    <w:rsid w:val="00056334"/>
    <w:rsid w:val="000569D0"/>
    <w:rsid w:val="00070C72"/>
    <w:rsid w:val="000A5657"/>
    <w:rsid w:val="000A6567"/>
    <w:rsid w:val="000D26A3"/>
    <w:rsid w:val="0010435C"/>
    <w:rsid w:val="00112180"/>
    <w:rsid w:val="00116EE9"/>
    <w:rsid w:val="001221A8"/>
    <w:rsid w:val="001352D0"/>
    <w:rsid w:val="00144CA2"/>
    <w:rsid w:val="00164786"/>
    <w:rsid w:val="001776E4"/>
    <w:rsid w:val="001933CD"/>
    <w:rsid w:val="001C68EC"/>
    <w:rsid w:val="001D2772"/>
    <w:rsid w:val="0020535D"/>
    <w:rsid w:val="0022768E"/>
    <w:rsid w:val="0023212B"/>
    <w:rsid w:val="002832B9"/>
    <w:rsid w:val="002B0159"/>
    <w:rsid w:val="002B022F"/>
    <w:rsid w:val="002E1E2D"/>
    <w:rsid w:val="002F2D37"/>
    <w:rsid w:val="00337813"/>
    <w:rsid w:val="00353BCC"/>
    <w:rsid w:val="0036149C"/>
    <w:rsid w:val="00366C5D"/>
    <w:rsid w:val="0039283C"/>
    <w:rsid w:val="003B2042"/>
    <w:rsid w:val="003D31DF"/>
    <w:rsid w:val="0040117F"/>
    <w:rsid w:val="004030AF"/>
    <w:rsid w:val="00406812"/>
    <w:rsid w:val="004104E4"/>
    <w:rsid w:val="004511DF"/>
    <w:rsid w:val="00492150"/>
    <w:rsid w:val="004932EB"/>
    <w:rsid w:val="004A2509"/>
    <w:rsid w:val="004A31D3"/>
    <w:rsid w:val="004B48D0"/>
    <w:rsid w:val="004F56E4"/>
    <w:rsid w:val="00520217"/>
    <w:rsid w:val="00524CCD"/>
    <w:rsid w:val="0052538D"/>
    <w:rsid w:val="00553DD0"/>
    <w:rsid w:val="00560D87"/>
    <w:rsid w:val="00575623"/>
    <w:rsid w:val="005B7C9A"/>
    <w:rsid w:val="0061690D"/>
    <w:rsid w:val="00620556"/>
    <w:rsid w:val="0067069B"/>
    <w:rsid w:val="00690B47"/>
    <w:rsid w:val="00761366"/>
    <w:rsid w:val="00770100"/>
    <w:rsid w:val="00776B1A"/>
    <w:rsid w:val="007863EB"/>
    <w:rsid w:val="007C3588"/>
    <w:rsid w:val="007D4373"/>
    <w:rsid w:val="008364A7"/>
    <w:rsid w:val="00897ED0"/>
    <w:rsid w:val="008A43AA"/>
    <w:rsid w:val="008D549E"/>
    <w:rsid w:val="008D740B"/>
    <w:rsid w:val="00900835"/>
    <w:rsid w:val="0090176F"/>
    <w:rsid w:val="009117BF"/>
    <w:rsid w:val="009806DB"/>
    <w:rsid w:val="00983BF9"/>
    <w:rsid w:val="009A064F"/>
    <w:rsid w:val="009A15FD"/>
    <w:rsid w:val="009F2DCD"/>
    <w:rsid w:val="00A11FA8"/>
    <w:rsid w:val="00A76CEC"/>
    <w:rsid w:val="00B12EC5"/>
    <w:rsid w:val="00B15C9B"/>
    <w:rsid w:val="00B64636"/>
    <w:rsid w:val="00B74D7D"/>
    <w:rsid w:val="00B8664E"/>
    <w:rsid w:val="00C208D4"/>
    <w:rsid w:val="00C2698B"/>
    <w:rsid w:val="00C33D84"/>
    <w:rsid w:val="00C43968"/>
    <w:rsid w:val="00C86124"/>
    <w:rsid w:val="00C9163D"/>
    <w:rsid w:val="00C94DE5"/>
    <w:rsid w:val="00C973E1"/>
    <w:rsid w:val="00CD2F16"/>
    <w:rsid w:val="00CD54A2"/>
    <w:rsid w:val="00CE28B3"/>
    <w:rsid w:val="00CE7353"/>
    <w:rsid w:val="00D007C4"/>
    <w:rsid w:val="00D15FA2"/>
    <w:rsid w:val="00D466A2"/>
    <w:rsid w:val="00D84A7A"/>
    <w:rsid w:val="00DB0483"/>
    <w:rsid w:val="00DD0C14"/>
    <w:rsid w:val="00DD26DB"/>
    <w:rsid w:val="00DE62B7"/>
    <w:rsid w:val="00E10EAB"/>
    <w:rsid w:val="00E241F1"/>
    <w:rsid w:val="00E50BF5"/>
    <w:rsid w:val="00E66CB1"/>
    <w:rsid w:val="00E73D63"/>
    <w:rsid w:val="00EB3271"/>
    <w:rsid w:val="00EF2560"/>
    <w:rsid w:val="00F03169"/>
    <w:rsid w:val="00F15D81"/>
    <w:rsid w:val="00F370C2"/>
    <w:rsid w:val="00F40C1B"/>
    <w:rsid w:val="00F531BC"/>
    <w:rsid w:val="00FA38EC"/>
    <w:rsid w:val="00FB6D1D"/>
    <w:rsid w:val="00FD7ADD"/>
    <w:rsid w:val="00FE6C7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A873313"/>
  <w15:chartTrackingRefBased/>
  <w15:docId w15:val="{B0F2B269-48BF-4CBF-9487-38CCFC327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E6D"/>
    <w:pPr>
      <w:spacing w:after="0" w:line="240" w:lineRule="auto"/>
    </w:pPr>
    <w:rPr>
      <w:kern w:val="0"/>
      <w:sz w:val="24"/>
      <w:szCs w:val="24"/>
      <w:lang w:val="en-US"/>
      <w14:ligatures w14:val="none"/>
    </w:rPr>
  </w:style>
  <w:style w:type="paragraph" w:styleId="Heading1">
    <w:name w:val="heading 1"/>
    <w:basedOn w:val="Normal"/>
    <w:next w:val="Normal"/>
    <w:link w:val="Heading1Char"/>
    <w:uiPriority w:val="9"/>
    <w:qFormat/>
    <w:rsid w:val="00013E6D"/>
    <w:pPr>
      <w:outlineLvl w:val="0"/>
    </w:pPr>
    <w:rPr>
      <w:b/>
      <w:bCs/>
      <w:sz w:val="32"/>
      <w:szCs w:val="32"/>
    </w:rPr>
  </w:style>
  <w:style w:type="paragraph" w:styleId="Heading2">
    <w:name w:val="heading 2"/>
    <w:basedOn w:val="Normal"/>
    <w:next w:val="Normal"/>
    <w:link w:val="Heading2Char"/>
    <w:uiPriority w:val="9"/>
    <w:unhideWhenUsed/>
    <w:qFormat/>
    <w:rsid w:val="00013E6D"/>
    <w:pPr>
      <w:outlineLvl w:val="1"/>
    </w:pPr>
    <w:rPr>
      <w:b/>
      <w:bCs/>
      <w:sz w:val="28"/>
      <w:szCs w:val="28"/>
    </w:rPr>
  </w:style>
  <w:style w:type="paragraph" w:styleId="Heading3">
    <w:name w:val="heading 3"/>
    <w:basedOn w:val="Normal"/>
    <w:next w:val="Normal"/>
    <w:link w:val="Heading3Char"/>
    <w:uiPriority w:val="9"/>
    <w:unhideWhenUsed/>
    <w:qFormat/>
    <w:rsid w:val="00013E6D"/>
    <w:pPr>
      <w:outlineLvl w:val="2"/>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3E6D"/>
    <w:rPr>
      <w:b/>
      <w:bCs/>
      <w:kern w:val="0"/>
      <w:sz w:val="32"/>
      <w:szCs w:val="32"/>
      <w:lang w:val="en-US"/>
      <w14:ligatures w14:val="none"/>
    </w:rPr>
  </w:style>
  <w:style w:type="character" w:customStyle="1" w:styleId="Heading2Char">
    <w:name w:val="Heading 2 Char"/>
    <w:basedOn w:val="DefaultParagraphFont"/>
    <w:link w:val="Heading2"/>
    <w:uiPriority w:val="9"/>
    <w:rsid w:val="00013E6D"/>
    <w:rPr>
      <w:b/>
      <w:bCs/>
      <w:kern w:val="0"/>
      <w:sz w:val="28"/>
      <w:szCs w:val="28"/>
      <w:lang w:val="en-US"/>
      <w14:ligatures w14:val="none"/>
    </w:rPr>
  </w:style>
  <w:style w:type="character" w:customStyle="1" w:styleId="Heading3Char">
    <w:name w:val="Heading 3 Char"/>
    <w:basedOn w:val="DefaultParagraphFont"/>
    <w:link w:val="Heading3"/>
    <w:uiPriority w:val="9"/>
    <w:rsid w:val="00013E6D"/>
    <w:rPr>
      <w:i/>
      <w:iCs/>
      <w:kern w:val="0"/>
      <w:sz w:val="24"/>
      <w:szCs w:val="24"/>
      <w:lang w:val="en-US"/>
      <w14:ligatures w14:val="none"/>
    </w:rPr>
  </w:style>
  <w:style w:type="paragraph" w:styleId="ListParagraph">
    <w:name w:val="List Paragraph"/>
    <w:basedOn w:val="Normal"/>
    <w:uiPriority w:val="34"/>
    <w:qFormat/>
    <w:rsid w:val="00013E6D"/>
    <w:pPr>
      <w:ind w:left="720"/>
      <w:contextualSpacing/>
    </w:pPr>
  </w:style>
  <w:style w:type="paragraph" w:styleId="ListBullet">
    <w:name w:val="List Bullet"/>
    <w:basedOn w:val="Normal"/>
    <w:uiPriority w:val="99"/>
    <w:unhideWhenUsed/>
    <w:rsid w:val="00013E6D"/>
    <w:pPr>
      <w:numPr>
        <w:numId w:val="1"/>
      </w:numPr>
      <w:contextualSpacing/>
    </w:pPr>
  </w:style>
  <w:style w:type="paragraph" w:styleId="ListNumber">
    <w:name w:val="List Number"/>
    <w:basedOn w:val="Normal"/>
    <w:uiPriority w:val="99"/>
    <w:unhideWhenUsed/>
    <w:rsid w:val="00013E6D"/>
    <w:pPr>
      <w:numPr>
        <w:numId w:val="2"/>
      </w:numPr>
      <w:contextualSpacing/>
    </w:pPr>
  </w:style>
  <w:style w:type="character" w:styleId="Hyperlink">
    <w:name w:val="Hyperlink"/>
    <w:basedOn w:val="DefaultParagraphFont"/>
    <w:uiPriority w:val="99"/>
    <w:unhideWhenUsed/>
    <w:rsid w:val="00013E6D"/>
    <w:rPr>
      <w:color w:val="0563C1" w:themeColor="hyperlink"/>
      <w:u w:val="single"/>
    </w:rPr>
  </w:style>
  <w:style w:type="paragraph" w:styleId="Header">
    <w:name w:val="header"/>
    <w:basedOn w:val="Normal"/>
    <w:link w:val="HeaderChar"/>
    <w:uiPriority w:val="99"/>
    <w:unhideWhenUsed/>
    <w:rsid w:val="00013E6D"/>
    <w:pPr>
      <w:tabs>
        <w:tab w:val="center" w:pos="4513"/>
        <w:tab w:val="right" w:pos="9026"/>
      </w:tabs>
    </w:pPr>
  </w:style>
  <w:style w:type="character" w:customStyle="1" w:styleId="HeaderChar">
    <w:name w:val="Header Char"/>
    <w:basedOn w:val="DefaultParagraphFont"/>
    <w:link w:val="Header"/>
    <w:uiPriority w:val="99"/>
    <w:rsid w:val="00013E6D"/>
    <w:rPr>
      <w:kern w:val="0"/>
      <w:sz w:val="24"/>
      <w:szCs w:val="24"/>
      <w:lang w:val="en-US"/>
      <w14:ligatures w14:val="none"/>
    </w:rPr>
  </w:style>
  <w:style w:type="paragraph" w:styleId="FootnoteText">
    <w:name w:val="footnote text"/>
    <w:basedOn w:val="Normal"/>
    <w:link w:val="FootnoteTextChar"/>
    <w:uiPriority w:val="99"/>
    <w:semiHidden/>
    <w:unhideWhenUsed/>
    <w:rsid w:val="00013E6D"/>
    <w:rPr>
      <w:sz w:val="20"/>
      <w:szCs w:val="20"/>
    </w:rPr>
  </w:style>
  <w:style w:type="character" w:customStyle="1" w:styleId="FootnoteTextChar">
    <w:name w:val="Footnote Text Char"/>
    <w:basedOn w:val="DefaultParagraphFont"/>
    <w:link w:val="FootnoteText"/>
    <w:uiPriority w:val="99"/>
    <w:semiHidden/>
    <w:rsid w:val="00013E6D"/>
    <w:rPr>
      <w:kern w:val="0"/>
      <w:sz w:val="20"/>
      <w:szCs w:val="20"/>
      <w:lang w:val="en-US"/>
      <w14:ligatures w14:val="none"/>
    </w:rPr>
  </w:style>
  <w:style w:type="character" w:styleId="FootnoteReference">
    <w:name w:val="footnote reference"/>
    <w:basedOn w:val="DefaultParagraphFont"/>
    <w:uiPriority w:val="99"/>
    <w:semiHidden/>
    <w:unhideWhenUsed/>
    <w:rsid w:val="00013E6D"/>
    <w:rPr>
      <w:vertAlign w:val="superscript"/>
    </w:rPr>
  </w:style>
  <w:style w:type="paragraph" w:styleId="TOCHeading">
    <w:name w:val="TOC Heading"/>
    <w:basedOn w:val="Heading1"/>
    <w:next w:val="Normal"/>
    <w:uiPriority w:val="39"/>
    <w:unhideWhenUsed/>
    <w:qFormat/>
    <w:rsid w:val="00013E6D"/>
    <w:pPr>
      <w:keepNext/>
      <w:keepLines/>
      <w:spacing w:before="240" w:line="259" w:lineRule="auto"/>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unhideWhenUsed/>
    <w:rsid w:val="00013E6D"/>
    <w:pPr>
      <w:tabs>
        <w:tab w:val="right" w:leader="dot" w:pos="9628"/>
      </w:tabs>
      <w:spacing w:after="100"/>
    </w:pPr>
  </w:style>
  <w:style w:type="paragraph" w:styleId="TOC2">
    <w:name w:val="toc 2"/>
    <w:basedOn w:val="Normal"/>
    <w:next w:val="Normal"/>
    <w:autoRedefine/>
    <w:uiPriority w:val="39"/>
    <w:unhideWhenUsed/>
    <w:rsid w:val="00013E6D"/>
    <w:pPr>
      <w:spacing w:after="100"/>
      <w:ind w:left="240"/>
    </w:pPr>
  </w:style>
  <w:style w:type="paragraph" w:styleId="Subtitle">
    <w:name w:val="Subtitle"/>
    <w:basedOn w:val="Normal"/>
    <w:next w:val="Normal"/>
    <w:link w:val="SubtitleChar"/>
    <w:uiPriority w:val="11"/>
    <w:qFormat/>
    <w:rsid w:val="00013E6D"/>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13E6D"/>
    <w:rPr>
      <w:rFonts w:eastAsiaTheme="minorEastAsia"/>
      <w:color w:val="5A5A5A" w:themeColor="text1" w:themeTint="A5"/>
      <w:spacing w:val="15"/>
      <w:kern w:val="0"/>
      <w:lang w:val="en-US"/>
      <w14:ligatures w14:val="none"/>
    </w:rPr>
  </w:style>
  <w:style w:type="character" w:styleId="Strong">
    <w:name w:val="Strong"/>
    <w:basedOn w:val="DefaultParagraphFont"/>
    <w:uiPriority w:val="22"/>
    <w:qFormat/>
    <w:rsid w:val="00013E6D"/>
    <w:rPr>
      <w:b/>
      <w:bCs/>
    </w:rPr>
  </w:style>
  <w:style w:type="paragraph" w:styleId="NoSpacing">
    <w:name w:val="No Spacing"/>
    <w:uiPriority w:val="1"/>
    <w:qFormat/>
    <w:rsid w:val="00013E6D"/>
    <w:pPr>
      <w:spacing w:after="0" w:line="240" w:lineRule="auto"/>
    </w:pPr>
    <w:rPr>
      <w:kern w:val="0"/>
      <w:sz w:val="24"/>
      <w:szCs w:val="24"/>
      <w:lang w:val="en-US"/>
      <w14:ligatures w14:val="none"/>
    </w:rPr>
  </w:style>
  <w:style w:type="character" w:styleId="Emphasis">
    <w:name w:val="Emphasis"/>
    <w:basedOn w:val="DefaultParagraphFont"/>
    <w:uiPriority w:val="20"/>
    <w:qFormat/>
    <w:rsid w:val="00013E6D"/>
    <w:rPr>
      <w:i/>
      <w:iCs/>
    </w:rPr>
  </w:style>
  <w:style w:type="paragraph" w:styleId="TOC3">
    <w:name w:val="toc 3"/>
    <w:basedOn w:val="Normal"/>
    <w:next w:val="Normal"/>
    <w:autoRedefine/>
    <w:uiPriority w:val="39"/>
    <w:unhideWhenUsed/>
    <w:rsid w:val="00013E6D"/>
    <w:pPr>
      <w:spacing w:after="100"/>
      <w:ind w:left="480"/>
    </w:pPr>
  </w:style>
  <w:style w:type="character" w:styleId="CommentReference">
    <w:name w:val="annotation reference"/>
    <w:basedOn w:val="DefaultParagraphFont"/>
    <w:uiPriority w:val="99"/>
    <w:semiHidden/>
    <w:unhideWhenUsed/>
    <w:rsid w:val="00013E6D"/>
    <w:rPr>
      <w:sz w:val="16"/>
      <w:szCs w:val="16"/>
    </w:rPr>
  </w:style>
  <w:style w:type="paragraph" w:styleId="CommentText">
    <w:name w:val="annotation text"/>
    <w:basedOn w:val="Normal"/>
    <w:link w:val="CommentTextChar"/>
    <w:uiPriority w:val="99"/>
    <w:unhideWhenUsed/>
    <w:rsid w:val="00013E6D"/>
    <w:rPr>
      <w:sz w:val="20"/>
      <w:szCs w:val="20"/>
    </w:rPr>
  </w:style>
  <w:style w:type="character" w:customStyle="1" w:styleId="CommentTextChar">
    <w:name w:val="Comment Text Char"/>
    <w:basedOn w:val="DefaultParagraphFont"/>
    <w:link w:val="CommentText"/>
    <w:uiPriority w:val="99"/>
    <w:rsid w:val="00013E6D"/>
    <w:rPr>
      <w:kern w:val="0"/>
      <w:sz w:val="20"/>
      <w:szCs w:val="20"/>
      <w:lang w:val="en-US"/>
      <w14:ligatures w14:val="none"/>
    </w:rPr>
  </w:style>
  <w:style w:type="character" w:styleId="FollowedHyperlink">
    <w:name w:val="FollowedHyperlink"/>
    <w:basedOn w:val="DefaultParagraphFont"/>
    <w:uiPriority w:val="99"/>
    <w:semiHidden/>
    <w:unhideWhenUsed/>
    <w:rsid w:val="002832B9"/>
    <w:rPr>
      <w:color w:val="954F72" w:themeColor="followedHyperlink"/>
      <w:u w:val="single"/>
    </w:rPr>
  </w:style>
  <w:style w:type="paragraph" w:styleId="Revision">
    <w:name w:val="Revision"/>
    <w:hidden/>
    <w:uiPriority w:val="99"/>
    <w:semiHidden/>
    <w:rsid w:val="002832B9"/>
    <w:pPr>
      <w:spacing w:after="0" w:line="240" w:lineRule="auto"/>
    </w:pPr>
    <w:rPr>
      <w:kern w:val="0"/>
      <w:sz w:val="24"/>
      <w:szCs w:val="24"/>
      <w:lang w:val="en-US"/>
      <w14:ligatures w14:val="none"/>
    </w:rPr>
  </w:style>
  <w:style w:type="paragraph" w:styleId="CommentSubject">
    <w:name w:val="annotation subject"/>
    <w:basedOn w:val="CommentText"/>
    <w:next w:val="CommentText"/>
    <w:link w:val="CommentSubjectChar"/>
    <w:uiPriority w:val="99"/>
    <w:semiHidden/>
    <w:unhideWhenUsed/>
    <w:rsid w:val="0036149C"/>
    <w:rPr>
      <w:b/>
      <w:bCs/>
    </w:rPr>
  </w:style>
  <w:style w:type="character" w:customStyle="1" w:styleId="CommentSubjectChar">
    <w:name w:val="Comment Subject Char"/>
    <w:basedOn w:val="CommentTextChar"/>
    <w:link w:val="CommentSubject"/>
    <w:uiPriority w:val="99"/>
    <w:semiHidden/>
    <w:rsid w:val="0036149C"/>
    <w:rPr>
      <w:b/>
      <w:bCs/>
      <w:kern w:val="0"/>
      <w:sz w:val="20"/>
      <w:szCs w:val="20"/>
      <w:lang w:val="en-US"/>
      <w14:ligatures w14:val="none"/>
    </w:rPr>
  </w:style>
  <w:style w:type="character" w:customStyle="1" w:styleId="UnresolvedMention1">
    <w:name w:val="Unresolved Mention1"/>
    <w:basedOn w:val="DefaultParagraphFont"/>
    <w:uiPriority w:val="99"/>
    <w:semiHidden/>
    <w:unhideWhenUsed/>
    <w:rsid w:val="0052538D"/>
    <w:rPr>
      <w:color w:val="605E5C"/>
      <w:shd w:val="clear" w:color="auto" w:fill="E1DFDD"/>
    </w:rPr>
  </w:style>
  <w:style w:type="paragraph" w:styleId="BalloonText">
    <w:name w:val="Balloon Text"/>
    <w:basedOn w:val="Normal"/>
    <w:link w:val="BalloonTextChar"/>
    <w:uiPriority w:val="99"/>
    <w:semiHidden/>
    <w:unhideWhenUsed/>
    <w:rsid w:val="00C269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98B"/>
    <w:rPr>
      <w:rFonts w:ascii="Segoe UI" w:hAnsi="Segoe UI" w:cs="Segoe UI"/>
      <w:kern w:val="0"/>
      <w:sz w:val="18"/>
      <w:szCs w:val="1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8530211">
      <w:bodyDiv w:val="1"/>
      <w:marLeft w:val="0"/>
      <w:marRight w:val="0"/>
      <w:marTop w:val="0"/>
      <w:marBottom w:val="0"/>
      <w:divBdr>
        <w:top w:val="none" w:sz="0" w:space="0" w:color="auto"/>
        <w:left w:val="none" w:sz="0" w:space="0" w:color="auto"/>
        <w:bottom w:val="none" w:sz="0" w:space="0" w:color="auto"/>
        <w:right w:val="none" w:sz="0" w:space="0" w:color="auto"/>
      </w:divBdr>
    </w:div>
    <w:div w:id="1279486159">
      <w:bodyDiv w:val="1"/>
      <w:marLeft w:val="0"/>
      <w:marRight w:val="0"/>
      <w:marTop w:val="0"/>
      <w:marBottom w:val="0"/>
      <w:divBdr>
        <w:top w:val="none" w:sz="0" w:space="0" w:color="auto"/>
        <w:left w:val="none" w:sz="0" w:space="0" w:color="auto"/>
        <w:bottom w:val="none" w:sz="0" w:space="0" w:color="auto"/>
        <w:right w:val="none" w:sz="0" w:space="0" w:color="auto"/>
      </w:divBdr>
    </w:div>
    <w:div w:id="1630554686">
      <w:bodyDiv w:val="1"/>
      <w:marLeft w:val="0"/>
      <w:marRight w:val="0"/>
      <w:marTop w:val="0"/>
      <w:marBottom w:val="0"/>
      <w:divBdr>
        <w:top w:val="none" w:sz="0" w:space="0" w:color="auto"/>
        <w:left w:val="none" w:sz="0" w:space="0" w:color="auto"/>
        <w:bottom w:val="none" w:sz="0" w:space="0" w:color="auto"/>
        <w:right w:val="none" w:sz="0" w:space="0" w:color="auto"/>
      </w:divBdr>
    </w:div>
    <w:div w:id="1645424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oleObject" Target="embeddings/oleObject1.bin"/><Relationship Id="rId39" Type="http://schemas.openxmlformats.org/officeDocument/2006/relationships/image" Target="media/image24.png"/><Relationship Id="rId21" Type="http://schemas.openxmlformats.org/officeDocument/2006/relationships/image" Target="media/image8.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hyperlink" Target="https://sqlitebrowser.org/dl/" TargetMode="External"/><Relationship Id="rId2" Type="http://schemas.openxmlformats.org/officeDocument/2006/relationships/styles" Target="styles.xml"/><Relationship Id="rId16" Type="http://schemas.microsoft.com/office/2018/08/relationships/commentsExtensible" Target="commentsExtensible.xml"/><Relationship Id="rId29" Type="http://schemas.openxmlformats.org/officeDocument/2006/relationships/image" Target="media/image14.jpeg"/><Relationship Id="rId11" Type="http://schemas.openxmlformats.org/officeDocument/2006/relationships/image" Target="media/image3.png"/><Relationship Id="rId24" Type="http://schemas.openxmlformats.org/officeDocument/2006/relationships/hyperlink" Target="https://github.com/NHMDenmark/Mass-Digitizer/releases" TargetMode="External"/><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jp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image" Target="media/image16.jpe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hyperlink" Target="https://github.com/NHMDenmark/Mass-Digitizer/releases" TargetMode="External"/><Relationship Id="rId14" Type="http://schemas.microsoft.com/office/2011/relationships/commentsExtended" Target="commentsExtended.xml"/><Relationship Id="rId22" Type="http://schemas.openxmlformats.org/officeDocument/2006/relationships/image" Target="media/image9.jpg"/><Relationship Id="rId27" Type="http://schemas.openxmlformats.org/officeDocument/2006/relationships/image" Target="media/image12.jp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png"/><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s://github.com/NHMDenmark/Mass-Digitizer/releases" TargetMode="External"/><Relationship Id="rId17" Type="http://schemas.openxmlformats.org/officeDocument/2006/relationships/image" Target="media/image4.jpeg"/><Relationship Id="rId25" Type="http://schemas.openxmlformats.org/officeDocument/2006/relationships/image" Target="media/image11.emf"/><Relationship Id="rId33" Type="http://schemas.openxmlformats.org/officeDocument/2006/relationships/image" Target="media/image18.jpg"/><Relationship Id="rId38" Type="http://schemas.openxmlformats.org/officeDocument/2006/relationships/image" Target="media/image23.png"/><Relationship Id="rId46" Type="http://schemas.openxmlformats.org/officeDocument/2006/relationships/header" Target="header1.xml"/><Relationship Id="rId20" Type="http://schemas.openxmlformats.org/officeDocument/2006/relationships/image" Target="media/image7.jpe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809</TotalTime>
  <Pages>25</Pages>
  <Words>4830</Words>
  <Characters>23672</Characters>
  <Application>Microsoft Office Word</Application>
  <DocSecurity>0</DocSecurity>
  <Lines>845</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Inunnguaq Kleist Stenz</dc:creator>
  <cp:keywords/>
  <dc:description/>
  <cp:lastModifiedBy>Pip Brewer</cp:lastModifiedBy>
  <cp:revision>103</cp:revision>
  <cp:lastPrinted>2024-01-23T11:36:00Z</cp:lastPrinted>
  <dcterms:created xsi:type="dcterms:W3CDTF">2024-01-22T12:56:00Z</dcterms:created>
  <dcterms:modified xsi:type="dcterms:W3CDTF">2024-07-23T09:11:00Z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ies>
</file>